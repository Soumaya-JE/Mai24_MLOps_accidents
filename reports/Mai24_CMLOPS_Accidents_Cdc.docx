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CBFD" w14:textId="141E251C" w:rsidR="00670CA8" w:rsidRDefault="00C77AA3" w:rsidP="0019517C">
      <w:pPr>
        <w:jc w:val="center"/>
        <w:rPr>
          <w:sz w:val="54"/>
          <w:szCs w:val="54"/>
        </w:rPr>
      </w:pPr>
      <w:r>
        <w:rPr>
          <w:noProof/>
          <w:sz w:val="20"/>
          <w:szCs w:val="20"/>
        </w:rPr>
        <w:drawing>
          <wp:anchor distT="114300" distB="114300" distL="114300" distR="114300" simplePos="0" relativeHeight="251658240" behindDoc="1" locked="0" layoutInCell="1" hidden="0" allowOverlap="1" wp14:anchorId="15E2E77D" wp14:editId="15E2E77E">
            <wp:simplePos x="0" y="0"/>
            <wp:positionH relativeFrom="page">
              <wp:posOffset>2737013</wp:posOffset>
            </wp:positionH>
            <wp:positionV relativeFrom="page">
              <wp:posOffset>333375</wp:posOffset>
            </wp:positionV>
            <wp:extent cx="2082637" cy="126382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82637" cy="1263823"/>
                    </a:xfrm>
                    <a:prstGeom prst="rect">
                      <a:avLst/>
                    </a:prstGeom>
                    <a:ln/>
                  </pic:spPr>
                </pic:pic>
              </a:graphicData>
            </a:graphic>
          </wp:anchor>
        </w:drawing>
      </w:r>
      <w:r>
        <w:rPr>
          <w:noProof/>
          <w:sz w:val="20"/>
          <w:szCs w:val="20"/>
        </w:rPr>
        <w:drawing>
          <wp:anchor distT="0" distB="0" distL="114300" distR="114300" simplePos="0" relativeHeight="251659264" behindDoc="1" locked="0" layoutInCell="1" hidden="0" allowOverlap="1" wp14:anchorId="15E2E77F" wp14:editId="15E2E780">
            <wp:simplePos x="0" y="0"/>
            <wp:positionH relativeFrom="page">
              <wp:posOffset>3762375</wp:posOffset>
            </wp:positionH>
            <wp:positionV relativeFrom="page">
              <wp:posOffset>-4229099</wp:posOffset>
            </wp:positionV>
            <wp:extent cx="462280" cy="890143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t="-56" r="44212"/>
                    <a:stretch>
                      <a:fillRect/>
                    </a:stretch>
                  </pic:blipFill>
                  <pic:spPr>
                    <a:xfrm rot="5400000">
                      <a:off x="0" y="0"/>
                      <a:ext cx="462280" cy="8901430"/>
                    </a:xfrm>
                    <a:prstGeom prst="rect">
                      <a:avLst/>
                    </a:prstGeom>
                    <a:ln/>
                  </pic:spPr>
                </pic:pic>
              </a:graphicData>
            </a:graphic>
          </wp:anchor>
        </w:drawing>
      </w:r>
      <w:bookmarkStart w:id="0" w:name="_yeoz9y9l2zof" w:colFirst="0" w:colLast="0"/>
      <w:bookmarkStart w:id="1" w:name="_a6zqj461ycs2" w:colFirst="0" w:colLast="0"/>
      <w:bookmarkEnd w:id="0"/>
      <w:bookmarkEnd w:id="1"/>
    </w:p>
    <w:p w14:paraId="2731AAA5" w14:textId="77777777" w:rsidR="00670CA8" w:rsidRDefault="00670CA8">
      <w:pPr>
        <w:pStyle w:val="Titre"/>
        <w:jc w:val="center"/>
        <w:rPr>
          <w:sz w:val="54"/>
          <w:szCs w:val="54"/>
        </w:rPr>
      </w:pPr>
    </w:p>
    <w:p w14:paraId="15E2E748" w14:textId="13BF266C" w:rsidR="001A56E3" w:rsidRDefault="00C77AA3">
      <w:pPr>
        <w:pStyle w:val="Titre"/>
        <w:jc w:val="center"/>
        <w:rPr>
          <w:sz w:val="54"/>
          <w:szCs w:val="54"/>
        </w:rPr>
      </w:pPr>
      <w:r>
        <w:rPr>
          <w:sz w:val="54"/>
          <w:szCs w:val="54"/>
        </w:rPr>
        <w:t xml:space="preserve">Cahier des charges projet </w:t>
      </w:r>
      <w:proofErr w:type="spellStart"/>
      <w:r>
        <w:rPr>
          <w:sz w:val="54"/>
          <w:szCs w:val="54"/>
        </w:rPr>
        <w:t>MLOps</w:t>
      </w:r>
      <w:proofErr w:type="spellEnd"/>
    </w:p>
    <w:p w14:paraId="2F23EE4F" w14:textId="6962BE7F" w:rsidR="00670CA8" w:rsidRDefault="00670CA8" w:rsidP="00670CA8">
      <w:pPr>
        <w:jc w:val="center"/>
        <w:rPr>
          <w:sz w:val="54"/>
          <w:szCs w:val="54"/>
        </w:rPr>
      </w:pPr>
      <w:r w:rsidRPr="00670CA8">
        <w:rPr>
          <w:sz w:val="54"/>
          <w:szCs w:val="54"/>
        </w:rPr>
        <w:t xml:space="preserve">Accidents routiers en </w:t>
      </w:r>
      <w:r>
        <w:rPr>
          <w:sz w:val="54"/>
          <w:szCs w:val="54"/>
        </w:rPr>
        <w:t>France</w:t>
      </w:r>
    </w:p>
    <w:p w14:paraId="55EE174A" w14:textId="77777777" w:rsidR="00670CA8" w:rsidRDefault="00670CA8" w:rsidP="00670CA8">
      <w:pPr>
        <w:jc w:val="center"/>
        <w:rPr>
          <w:sz w:val="54"/>
          <w:szCs w:val="54"/>
        </w:rPr>
      </w:pPr>
    </w:p>
    <w:p w14:paraId="77D71D69" w14:textId="41B49229" w:rsidR="00670CA8" w:rsidRDefault="0019517C" w:rsidP="0019517C">
      <w:pPr>
        <w:jc w:val="center"/>
        <w:rPr>
          <w:sz w:val="54"/>
          <w:szCs w:val="54"/>
        </w:rPr>
      </w:pPr>
      <w:r>
        <w:rPr>
          <w:noProof/>
        </w:rPr>
        <w:drawing>
          <wp:inline distT="0" distB="0" distL="0" distR="0" wp14:anchorId="3DAC9411" wp14:editId="67AEE876">
            <wp:extent cx="4191000" cy="4191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000" cy="4191000"/>
                    </a:xfrm>
                    <a:prstGeom prst="rect">
                      <a:avLst/>
                    </a:prstGeom>
                    <a:noFill/>
                    <a:ln>
                      <a:noFill/>
                    </a:ln>
                  </pic:spPr>
                </pic:pic>
              </a:graphicData>
            </a:graphic>
          </wp:inline>
        </w:drawing>
      </w:r>
    </w:p>
    <w:p w14:paraId="1745869E" w14:textId="77777777" w:rsidR="0019517C" w:rsidRDefault="0019517C" w:rsidP="0019517C">
      <w:pPr>
        <w:jc w:val="center"/>
        <w:rPr>
          <w:sz w:val="54"/>
          <w:szCs w:val="54"/>
        </w:rPr>
      </w:pPr>
    </w:p>
    <w:p w14:paraId="439BDAD6" w14:textId="77777777" w:rsidR="00670CA8" w:rsidRDefault="00670CA8" w:rsidP="00670CA8">
      <w:pPr>
        <w:jc w:val="center"/>
        <w:rPr>
          <w:sz w:val="54"/>
          <w:szCs w:val="54"/>
        </w:rPr>
      </w:pPr>
    </w:p>
    <w:p w14:paraId="6F33DF7B" w14:textId="77777777" w:rsidR="00670CA8" w:rsidRDefault="00670CA8" w:rsidP="00670CA8">
      <w:pPr>
        <w:jc w:val="center"/>
        <w:rPr>
          <w:sz w:val="54"/>
          <w:szCs w:val="54"/>
        </w:rPr>
      </w:pPr>
    </w:p>
    <w:p w14:paraId="790A0D03" w14:textId="07BC044C" w:rsidR="00670CA8" w:rsidRDefault="00A23C4D" w:rsidP="00670CA8">
      <w:pPr>
        <w:rPr>
          <w:b/>
          <w:bCs/>
          <w:color w:val="1D1C1D"/>
          <w:sz w:val="33"/>
          <w:szCs w:val="33"/>
          <w:shd w:val="clear" w:color="auto" w:fill="FFFFFF"/>
        </w:rPr>
      </w:pPr>
      <w:r>
        <w:rPr>
          <w:b/>
          <w:bCs/>
          <w:color w:val="1D1C1D"/>
          <w:sz w:val="33"/>
          <w:szCs w:val="33"/>
          <w:shd w:val="clear" w:color="auto" w:fill="FFFFFF"/>
        </w:rPr>
        <w:t xml:space="preserve">Soumaya </w:t>
      </w:r>
      <w:proofErr w:type="spellStart"/>
      <w:r>
        <w:rPr>
          <w:b/>
          <w:bCs/>
          <w:color w:val="1D1C1D"/>
          <w:sz w:val="33"/>
          <w:szCs w:val="33"/>
          <w:shd w:val="clear" w:color="auto" w:fill="FFFFFF"/>
        </w:rPr>
        <w:t>Jendoubi</w:t>
      </w:r>
      <w:proofErr w:type="spellEnd"/>
      <w:r>
        <w:rPr>
          <w:b/>
          <w:bCs/>
          <w:color w:val="1D1C1D"/>
          <w:sz w:val="33"/>
          <w:szCs w:val="33"/>
          <w:shd w:val="clear" w:color="auto" w:fill="FFFFFF"/>
        </w:rPr>
        <w:t xml:space="preserve"> </w:t>
      </w:r>
      <w:proofErr w:type="spellStart"/>
      <w:r>
        <w:rPr>
          <w:b/>
          <w:bCs/>
          <w:color w:val="1D1C1D"/>
          <w:sz w:val="33"/>
          <w:szCs w:val="33"/>
          <w:shd w:val="clear" w:color="auto" w:fill="FFFFFF"/>
        </w:rPr>
        <w:t>Elhabibi</w:t>
      </w:r>
      <w:proofErr w:type="spellEnd"/>
    </w:p>
    <w:p w14:paraId="62FEA5F9" w14:textId="375F2BD1" w:rsidR="00A23C4D" w:rsidRDefault="00A23C4D" w:rsidP="00670CA8">
      <w:pPr>
        <w:rPr>
          <w:b/>
          <w:bCs/>
          <w:color w:val="1D1C1D"/>
          <w:sz w:val="33"/>
          <w:szCs w:val="33"/>
          <w:shd w:val="clear" w:color="auto" w:fill="FFFFFF"/>
        </w:rPr>
      </w:pPr>
      <w:r>
        <w:rPr>
          <w:b/>
          <w:bCs/>
          <w:color w:val="1D1C1D"/>
          <w:sz w:val="33"/>
          <w:szCs w:val="33"/>
          <w:shd w:val="clear" w:color="auto" w:fill="FFFFFF"/>
        </w:rPr>
        <w:t>Marine Merle</w:t>
      </w:r>
    </w:p>
    <w:p w14:paraId="5A46306B" w14:textId="3FDB75F6" w:rsidR="00A23C4D" w:rsidRDefault="00A23C4D" w:rsidP="00670CA8">
      <w:pPr>
        <w:rPr>
          <w:color w:val="1D1C1D"/>
          <w:sz w:val="33"/>
          <w:szCs w:val="33"/>
          <w:shd w:val="clear" w:color="auto" w:fill="FFFFFF"/>
        </w:rPr>
      </w:pPr>
      <w:r w:rsidRPr="00A23C4D">
        <w:rPr>
          <w:color w:val="1D1C1D"/>
          <w:sz w:val="33"/>
          <w:szCs w:val="33"/>
          <w:shd w:val="clear" w:color="auto" w:fill="FFFFFF"/>
        </w:rPr>
        <w:t>CMLOPS-Mai24</w:t>
      </w:r>
    </w:p>
    <w:sdt>
      <w:sdtPr>
        <w:rPr>
          <w:rFonts w:ascii="Arial" w:eastAsia="Arial" w:hAnsi="Arial" w:cs="Arial"/>
          <w:color w:val="auto"/>
          <w:sz w:val="24"/>
          <w:szCs w:val="24"/>
          <w:lang w:val="fr"/>
        </w:rPr>
        <w:id w:val="-1998795773"/>
        <w:docPartObj>
          <w:docPartGallery w:val="Table of Contents"/>
          <w:docPartUnique/>
        </w:docPartObj>
      </w:sdtPr>
      <w:sdtEndPr>
        <w:rPr>
          <w:b/>
          <w:bCs/>
        </w:rPr>
      </w:sdtEndPr>
      <w:sdtContent>
        <w:p w14:paraId="5B92C322" w14:textId="02710237" w:rsidR="000D6298" w:rsidRPr="000D6298" w:rsidRDefault="000D6298" w:rsidP="000D6298">
          <w:pPr>
            <w:pStyle w:val="En-ttedetabledesmatires"/>
            <w:spacing w:line="480" w:lineRule="auto"/>
            <w:rPr>
              <w:rFonts w:ascii="Arial" w:hAnsi="Arial" w:cs="Arial"/>
              <w:b/>
              <w:bCs/>
              <w:color w:val="000000" w:themeColor="text1"/>
              <w:sz w:val="33"/>
              <w:szCs w:val="33"/>
            </w:rPr>
          </w:pPr>
          <w:r w:rsidRPr="000D6298">
            <w:rPr>
              <w:rFonts w:ascii="Arial" w:hAnsi="Arial" w:cs="Arial"/>
              <w:b/>
              <w:bCs/>
              <w:color w:val="000000" w:themeColor="text1"/>
              <w:sz w:val="33"/>
              <w:szCs w:val="33"/>
            </w:rPr>
            <w:t>Table des matières</w:t>
          </w:r>
        </w:p>
        <w:p w14:paraId="167B2969" w14:textId="40D85F30" w:rsidR="00AC4B52" w:rsidRDefault="000D6298">
          <w:pPr>
            <w:pStyle w:val="TM2"/>
            <w:tabs>
              <w:tab w:val="left" w:pos="660"/>
              <w:tab w:val="right" w:leader="dot" w:pos="9019"/>
            </w:tabs>
            <w:rPr>
              <w:rFonts w:asciiTheme="minorHAnsi" w:eastAsiaTheme="minorEastAsia" w:hAnsiTheme="minorHAnsi" w:cstheme="minorBidi"/>
              <w:noProof/>
              <w:lang w:val="fr-FR"/>
            </w:rPr>
          </w:pPr>
          <w:r w:rsidRPr="000D6298">
            <w:rPr>
              <w:sz w:val="24"/>
              <w:szCs w:val="24"/>
            </w:rPr>
            <w:fldChar w:fldCharType="begin"/>
          </w:r>
          <w:r w:rsidRPr="000D6298">
            <w:rPr>
              <w:sz w:val="24"/>
              <w:szCs w:val="24"/>
            </w:rPr>
            <w:instrText xml:space="preserve"> TOC \o "1-3" \h \z \u </w:instrText>
          </w:r>
          <w:r w:rsidRPr="000D6298">
            <w:rPr>
              <w:sz w:val="24"/>
              <w:szCs w:val="24"/>
            </w:rPr>
            <w:fldChar w:fldCharType="separate"/>
          </w:r>
          <w:hyperlink w:anchor="_Toc172375788" w:history="1">
            <w:r w:rsidR="00AC4B52" w:rsidRPr="00BC5245">
              <w:rPr>
                <w:rStyle w:val="Lienhypertexte"/>
                <w:noProof/>
              </w:rPr>
              <w:t>1)</w:t>
            </w:r>
            <w:r w:rsidR="00AC4B52">
              <w:rPr>
                <w:rFonts w:asciiTheme="minorHAnsi" w:eastAsiaTheme="minorEastAsia" w:hAnsiTheme="minorHAnsi" w:cstheme="minorBidi"/>
                <w:noProof/>
                <w:lang w:val="fr-FR"/>
              </w:rPr>
              <w:tab/>
            </w:r>
            <w:r w:rsidR="00AC4B52" w:rsidRPr="00BC5245">
              <w:rPr>
                <w:rStyle w:val="Lienhypertexte"/>
                <w:noProof/>
              </w:rPr>
              <w:t>Contexte et Objectifs</w:t>
            </w:r>
            <w:r w:rsidR="00AC4B52">
              <w:rPr>
                <w:noProof/>
                <w:webHidden/>
              </w:rPr>
              <w:tab/>
            </w:r>
            <w:r w:rsidR="00AC4B52">
              <w:rPr>
                <w:noProof/>
                <w:webHidden/>
              </w:rPr>
              <w:fldChar w:fldCharType="begin"/>
            </w:r>
            <w:r w:rsidR="00AC4B52">
              <w:rPr>
                <w:noProof/>
                <w:webHidden/>
              </w:rPr>
              <w:instrText xml:space="preserve"> PAGEREF _Toc172375788 \h </w:instrText>
            </w:r>
            <w:r w:rsidR="00AC4B52">
              <w:rPr>
                <w:noProof/>
                <w:webHidden/>
              </w:rPr>
            </w:r>
            <w:r w:rsidR="00AC4B52">
              <w:rPr>
                <w:noProof/>
                <w:webHidden/>
              </w:rPr>
              <w:fldChar w:fldCharType="separate"/>
            </w:r>
            <w:r w:rsidR="00AC4B52">
              <w:rPr>
                <w:noProof/>
                <w:webHidden/>
              </w:rPr>
              <w:t>3</w:t>
            </w:r>
            <w:r w:rsidR="00AC4B52">
              <w:rPr>
                <w:noProof/>
                <w:webHidden/>
              </w:rPr>
              <w:fldChar w:fldCharType="end"/>
            </w:r>
          </w:hyperlink>
        </w:p>
        <w:p w14:paraId="0DF05419" w14:textId="1DB33488"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89" w:history="1">
            <w:r w:rsidR="00AC4B52" w:rsidRPr="00BC5245">
              <w:rPr>
                <w:rStyle w:val="Lienhypertexte"/>
                <w:noProof/>
              </w:rPr>
              <w:t>2)</w:t>
            </w:r>
            <w:r w:rsidR="00AC4B52">
              <w:rPr>
                <w:rFonts w:asciiTheme="minorHAnsi" w:eastAsiaTheme="minorEastAsia" w:hAnsiTheme="minorHAnsi" w:cstheme="minorBidi"/>
                <w:noProof/>
                <w:lang w:val="fr-FR"/>
              </w:rPr>
              <w:tab/>
            </w:r>
            <w:r w:rsidR="00AC4B52" w:rsidRPr="00BC5245">
              <w:rPr>
                <w:rStyle w:val="Lienhypertexte"/>
                <w:noProof/>
              </w:rPr>
              <w:t>Modèle</w:t>
            </w:r>
            <w:r w:rsidR="00AC4B52">
              <w:rPr>
                <w:noProof/>
                <w:webHidden/>
              </w:rPr>
              <w:tab/>
            </w:r>
            <w:r w:rsidR="00AC4B52">
              <w:rPr>
                <w:noProof/>
                <w:webHidden/>
              </w:rPr>
              <w:fldChar w:fldCharType="begin"/>
            </w:r>
            <w:r w:rsidR="00AC4B52">
              <w:rPr>
                <w:noProof/>
                <w:webHidden/>
              </w:rPr>
              <w:instrText xml:space="preserve"> PAGEREF _Toc172375789 \h </w:instrText>
            </w:r>
            <w:r w:rsidR="00AC4B52">
              <w:rPr>
                <w:noProof/>
                <w:webHidden/>
              </w:rPr>
            </w:r>
            <w:r w:rsidR="00AC4B52">
              <w:rPr>
                <w:noProof/>
                <w:webHidden/>
              </w:rPr>
              <w:fldChar w:fldCharType="separate"/>
            </w:r>
            <w:r w:rsidR="00AC4B52">
              <w:rPr>
                <w:noProof/>
                <w:webHidden/>
              </w:rPr>
              <w:t>3</w:t>
            </w:r>
            <w:r w:rsidR="00AC4B52">
              <w:rPr>
                <w:noProof/>
                <w:webHidden/>
              </w:rPr>
              <w:fldChar w:fldCharType="end"/>
            </w:r>
          </w:hyperlink>
        </w:p>
        <w:p w14:paraId="57D70A56" w14:textId="76BE4DC9"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90" w:history="1">
            <w:r w:rsidR="00AC4B52" w:rsidRPr="00BC5245">
              <w:rPr>
                <w:rStyle w:val="Lienhypertexte"/>
                <w:noProof/>
              </w:rPr>
              <w:t>3)</w:t>
            </w:r>
            <w:r w:rsidR="00AC4B52">
              <w:rPr>
                <w:rFonts w:asciiTheme="minorHAnsi" w:eastAsiaTheme="minorEastAsia" w:hAnsiTheme="minorHAnsi" w:cstheme="minorBidi"/>
                <w:noProof/>
                <w:lang w:val="fr-FR"/>
              </w:rPr>
              <w:tab/>
            </w:r>
            <w:r w:rsidR="00AC4B52" w:rsidRPr="00BC5245">
              <w:rPr>
                <w:rStyle w:val="Lienhypertexte"/>
                <w:noProof/>
              </w:rPr>
              <w:t>Base de données</w:t>
            </w:r>
            <w:r w:rsidR="00AC4B52">
              <w:rPr>
                <w:noProof/>
                <w:webHidden/>
              </w:rPr>
              <w:tab/>
            </w:r>
            <w:r w:rsidR="00AC4B52">
              <w:rPr>
                <w:noProof/>
                <w:webHidden/>
              </w:rPr>
              <w:fldChar w:fldCharType="begin"/>
            </w:r>
            <w:r w:rsidR="00AC4B52">
              <w:rPr>
                <w:noProof/>
                <w:webHidden/>
              </w:rPr>
              <w:instrText xml:space="preserve"> PAGEREF _Toc172375790 \h </w:instrText>
            </w:r>
            <w:r w:rsidR="00AC4B52">
              <w:rPr>
                <w:noProof/>
                <w:webHidden/>
              </w:rPr>
            </w:r>
            <w:r w:rsidR="00AC4B52">
              <w:rPr>
                <w:noProof/>
                <w:webHidden/>
              </w:rPr>
              <w:fldChar w:fldCharType="separate"/>
            </w:r>
            <w:r w:rsidR="00AC4B52">
              <w:rPr>
                <w:noProof/>
                <w:webHidden/>
              </w:rPr>
              <w:t>4</w:t>
            </w:r>
            <w:r w:rsidR="00AC4B52">
              <w:rPr>
                <w:noProof/>
                <w:webHidden/>
              </w:rPr>
              <w:fldChar w:fldCharType="end"/>
            </w:r>
          </w:hyperlink>
        </w:p>
        <w:p w14:paraId="6FB47B7A" w14:textId="04A1A8A8"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91" w:history="1">
            <w:r w:rsidR="00AC4B52" w:rsidRPr="00BC5245">
              <w:rPr>
                <w:rStyle w:val="Lienhypertexte"/>
                <w:noProof/>
              </w:rPr>
              <w:t>4)</w:t>
            </w:r>
            <w:r w:rsidR="00AC4B52">
              <w:rPr>
                <w:rFonts w:asciiTheme="minorHAnsi" w:eastAsiaTheme="minorEastAsia" w:hAnsiTheme="minorHAnsi" w:cstheme="minorBidi"/>
                <w:noProof/>
                <w:lang w:val="fr-FR"/>
              </w:rPr>
              <w:tab/>
            </w:r>
            <w:r w:rsidR="00AC4B52" w:rsidRPr="00BC5245">
              <w:rPr>
                <w:rStyle w:val="Lienhypertexte"/>
                <w:noProof/>
              </w:rPr>
              <w:t>API</w:t>
            </w:r>
            <w:r w:rsidR="00AC4B52">
              <w:rPr>
                <w:noProof/>
                <w:webHidden/>
              </w:rPr>
              <w:tab/>
            </w:r>
            <w:r w:rsidR="00AC4B52">
              <w:rPr>
                <w:noProof/>
                <w:webHidden/>
              </w:rPr>
              <w:fldChar w:fldCharType="begin"/>
            </w:r>
            <w:r w:rsidR="00AC4B52">
              <w:rPr>
                <w:noProof/>
                <w:webHidden/>
              </w:rPr>
              <w:instrText xml:space="preserve"> PAGEREF _Toc172375791 \h </w:instrText>
            </w:r>
            <w:r w:rsidR="00AC4B52">
              <w:rPr>
                <w:noProof/>
                <w:webHidden/>
              </w:rPr>
            </w:r>
            <w:r w:rsidR="00AC4B52">
              <w:rPr>
                <w:noProof/>
                <w:webHidden/>
              </w:rPr>
              <w:fldChar w:fldCharType="separate"/>
            </w:r>
            <w:r w:rsidR="00AC4B52">
              <w:rPr>
                <w:noProof/>
                <w:webHidden/>
              </w:rPr>
              <w:t>4</w:t>
            </w:r>
            <w:r w:rsidR="00AC4B52">
              <w:rPr>
                <w:noProof/>
                <w:webHidden/>
              </w:rPr>
              <w:fldChar w:fldCharType="end"/>
            </w:r>
          </w:hyperlink>
        </w:p>
        <w:p w14:paraId="79F1E948" w14:textId="7B6836CF"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92" w:history="1">
            <w:r w:rsidR="00AC4B52" w:rsidRPr="00BC5245">
              <w:rPr>
                <w:rStyle w:val="Lienhypertexte"/>
                <w:noProof/>
              </w:rPr>
              <w:t>5)</w:t>
            </w:r>
            <w:r w:rsidR="00AC4B52">
              <w:rPr>
                <w:rFonts w:asciiTheme="minorHAnsi" w:eastAsiaTheme="minorEastAsia" w:hAnsiTheme="minorHAnsi" w:cstheme="minorBidi"/>
                <w:noProof/>
                <w:lang w:val="fr-FR"/>
              </w:rPr>
              <w:tab/>
            </w:r>
            <w:r w:rsidR="00AC4B52" w:rsidRPr="00BC5245">
              <w:rPr>
                <w:rStyle w:val="Lienhypertexte"/>
                <w:noProof/>
              </w:rPr>
              <w:t>Testing &amp; Monitoring</w:t>
            </w:r>
            <w:r w:rsidR="00AC4B52">
              <w:rPr>
                <w:noProof/>
                <w:webHidden/>
              </w:rPr>
              <w:tab/>
            </w:r>
            <w:r w:rsidR="00AC4B52">
              <w:rPr>
                <w:noProof/>
                <w:webHidden/>
              </w:rPr>
              <w:fldChar w:fldCharType="begin"/>
            </w:r>
            <w:r w:rsidR="00AC4B52">
              <w:rPr>
                <w:noProof/>
                <w:webHidden/>
              </w:rPr>
              <w:instrText xml:space="preserve"> PAGEREF _Toc172375792 \h </w:instrText>
            </w:r>
            <w:r w:rsidR="00AC4B52">
              <w:rPr>
                <w:noProof/>
                <w:webHidden/>
              </w:rPr>
            </w:r>
            <w:r w:rsidR="00AC4B52">
              <w:rPr>
                <w:noProof/>
                <w:webHidden/>
              </w:rPr>
              <w:fldChar w:fldCharType="separate"/>
            </w:r>
            <w:r w:rsidR="00AC4B52">
              <w:rPr>
                <w:noProof/>
                <w:webHidden/>
              </w:rPr>
              <w:t>4</w:t>
            </w:r>
            <w:r w:rsidR="00AC4B52">
              <w:rPr>
                <w:noProof/>
                <w:webHidden/>
              </w:rPr>
              <w:fldChar w:fldCharType="end"/>
            </w:r>
          </w:hyperlink>
        </w:p>
        <w:p w14:paraId="508F79FF" w14:textId="3D1013F9"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93" w:history="1">
            <w:r w:rsidR="00AC4B52" w:rsidRPr="00BC5245">
              <w:rPr>
                <w:rStyle w:val="Lienhypertexte"/>
                <w:noProof/>
              </w:rPr>
              <w:t>6)</w:t>
            </w:r>
            <w:r w:rsidR="00AC4B52">
              <w:rPr>
                <w:rFonts w:asciiTheme="minorHAnsi" w:eastAsiaTheme="minorEastAsia" w:hAnsiTheme="minorHAnsi" w:cstheme="minorBidi"/>
                <w:noProof/>
                <w:lang w:val="fr-FR"/>
              </w:rPr>
              <w:tab/>
            </w:r>
            <w:r w:rsidR="00AC4B52" w:rsidRPr="00BC5245">
              <w:rPr>
                <w:rStyle w:val="Lienhypertexte"/>
                <w:noProof/>
              </w:rPr>
              <w:t>Schéma d’implémentation</w:t>
            </w:r>
            <w:r w:rsidR="00AC4B52">
              <w:rPr>
                <w:noProof/>
                <w:webHidden/>
              </w:rPr>
              <w:tab/>
            </w:r>
            <w:r w:rsidR="00AC4B52">
              <w:rPr>
                <w:noProof/>
                <w:webHidden/>
              </w:rPr>
              <w:fldChar w:fldCharType="begin"/>
            </w:r>
            <w:r w:rsidR="00AC4B52">
              <w:rPr>
                <w:noProof/>
                <w:webHidden/>
              </w:rPr>
              <w:instrText xml:space="preserve"> PAGEREF _Toc172375793 \h </w:instrText>
            </w:r>
            <w:r w:rsidR="00AC4B52">
              <w:rPr>
                <w:noProof/>
                <w:webHidden/>
              </w:rPr>
            </w:r>
            <w:r w:rsidR="00AC4B52">
              <w:rPr>
                <w:noProof/>
                <w:webHidden/>
              </w:rPr>
              <w:fldChar w:fldCharType="separate"/>
            </w:r>
            <w:r w:rsidR="00AC4B52">
              <w:rPr>
                <w:noProof/>
                <w:webHidden/>
              </w:rPr>
              <w:t>5</w:t>
            </w:r>
            <w:r w:rsidR="00AC4B52">
              <w:rPr>
                <w:noProof/>
                <w:webHidden/>
              </w:rPr>
              <w:fldChar w:fldCharType="end"/>
            </w:r>
          </w:hyperlink>
        </w:p>
        <w:p w14:paraId="2B481BCE" w14:textId="52A5E19D" w:rsidR="00AC4B52" w:rsidRDefault="004D755E">
          <w:pPr>
            <w:pStyle w:val="TM2"/>
            <w:tabs>
              <w:tab w:val="left" w:pos="660"/>
              <w:tab w:val="right" w:leader="dot" w:pos="9019"/>
            </w:tabs>
            <w:rPr>
              <w:rFonts w:asciiTheme="minorHAnsi" w:eastAsiaTheme="minorEastAsia" w:hAnsiTheme="minorHAnsi" w:cstheme="minorBidi"/>
              <w:noProof/>
              <w:lang w:val="fr-FR"/>
            </w:rPr>
          </w:pPr>
          <w:hyperlink w:anchor="_Toc172375794" w:history="1">
            <w:r w:rsidR="00AC4B52" w:rsidRPr="00BC5245">
              <w:rPr>
                <w:rStyle w:val="Lienhypertexte"/>
                <w:noProof/>
              </w:rPr>
              <w:t>7)</w:t>
            </w:r>
            <w:r w:rsidR="00AC4B52">
              <w:rPr>
                <w:rFonts w:asciiTheme="minorHAnsi" w:eastAsiaTheme="minorEastAsia" w:hAnsiTheme="minorHAnsi" w:cstheme="minorBidi"/>
                <w:noProof/>
                <w:lang w:val="fr-FR"/>
              </w:rPr>
              <w:tab/>
            </w:r>
            <w:r w:rsidR="00AC4B52" w:rsidRPr="00BC5245">
              <w:rPr>
                <w:rStyle w:val="Lienhypertexte"/>
                <w:noProof/>
              </w:rPr>
              <w:t>Sources</w:t>
            </w:r>
            <w:r w:rsidR="00AC4B52">
              <w:rPr>
                <w:noProof/>
                <w:webHidden/>
              </w:rPr>
              <w:tab/>
            </w:r>
            <w:r w:rsidR="00AC4B52">
              <w:rPr>
                <w:noProof/>
                <w:webHidden/>
              </w:rPr>
              <w:fldChar w:fldCharType="begin"/>
            </w:r>
            <w:r w:rsidR="00AC4B52">
              <w:rPr>
                <w:noProof/>
                <w:webHidden/>
              </w:rPr>
              <w:instrText xml:space="preserve"> PAGEREF _Toc172375794 \h </w:instrText>
            </w:r>
            <w:r w:rsidR="00AC4B52">
              <w:rPr>
                <w:noProof/>
                <w:webHidden/>
              </w:rPr>
            </w:r>
            <w:r w:rsidR="00AC4B52">
              <w:rPr>
                <w:noProof/>
                <w:webHidden/>
              </w:rPr>
              <w:fldChar w:fldCharType="separate"/>
            </w:r>
            <w:r w:rsidR="00AC4B52">
              <w:rPr>
                <w:noProof/>
                <w:webHidden/>
              </w:rPr>
              <w:t>6</w:t>
            </w:r>
            <w:r w:rsidR="00AC4B52">
              <w:rPr>
                <w:noProof/>
                <w:webHidden/>
              </w:rPr>
              <w:fldChar w:fldCharType="end"/>
            </w:r>
          </w:hyperlink>
        </w:p>
        <w:p w14:paraId="2854CAEA" w14:textId="085F8475" w:rsidR="000D6298" w:rsidRPr="000D6298" w:rsidRDefault="000D6298">
          <w:pPr>
            <w:rPr>
              <w:sz w:val="24"/>
              <w:szCs w:val="24"/>
            </w:rPr>
          </w:pPr>
          <w:r w:rsidRPr="000D6298">
            <w:rPr>
              <w:b/>
              <w:bCs/>
              <w:sz w:val="24"/>
              <w:szCs w:val="24"/>
            </w:rPr>
            <w:fldChar w:fldCharType="end"/>
          </w:r>
        </w:p>
      </w:sdtContent>
    </w:sdt>
    <w:p w14:paraId="4BAC9F31" w14:textId="77777777" w:rsidR="007477DD" w:rsidRDefault="007477DD" w:rsidP="00670CA8">
      <w:pPr>
        <w:rPr>
          <w:sz w:val="54"/>
          <w:szCs w:val="54"/>
        </w:rPr>
      </w:pPr>
    </w:p>
    <w:p w14:paraId="07D7FF3D" w14:textId="77777777" w:rsidR="00915C56" w:rsidRDefault="00915C56" w:rsidP="00670CA8">
      <w:pPr>
        <w:rPr>
          <w:sz w:val="54"/>
          <w:szCs w:val="54"/>
        </w:rPr>
      </w:pPr>
    </w:p>
    <w:p w14:paraId="12653F0B" w14:textId="77777777" w:rsidR="00915C56" w:rsidRDefault="00915C56" w:rsidP="00670CA8">
      <w:pPr>
        <w:rPr>
          <w:sz w:val="54"/>
          <w:szCs w:val="54"/>
        </w:rPr>
      </w:pPr>
    </w:p>
    <w:p w14:paraId="342242FF" w14:textId="77777777" w:rsidR="00915C56" w:rsidRDefault="00915C56" w:rsidP="00670CA8">
      <w:pPr>
        <w:rPr>
          <w:sz w:val="54"/>
          <w:szCs w:val="54"/>
        </w:rPr>
      </w:pPr>
    </w:p>
    <w:p w14:paraId="243337E0" w14:textId="77777777" w:rsidR="00915C56" w:rsidRDefault="00915C56" w:rsidP="00670CA8">
      <w:pPr>
        <w:rPr>
          <w:sz w:val="54"/>
          <w:szCs w:val="54"/>
        </w:rPr>
      </w:pPr>
    </w:p>
    <w:p w14:paraId="06FEAA7E" w14:textId="77777777" w:rsidR="00915C56" w:rsidRDefault="00915C56" w:rsidP="00670CA8">
      <w:pPr>
        <w:rPr>
          <w:sz w:val="54"/>
          <w:szCs w:val="54"/>
        </w:rPr>
      </w:pPr>
    </w:p>
    <w:p w14:paraId="0A2BD01D" w14:textId="77777777" w:rsidR="00915C56" w:rsidRDefault="00915C56" w:rsidP="00670CA8">
      <w:pPr>
        <w:rPr>
          <w:sz w:val="54"/>
          <w:szCs w:val="54"/>
        </w:rPr>
      </w:pPr>
    </w:p>
    <w:p w14:paraId="1368868A" w14:textId="77777777" w:rsidR="00915C56" w:rsidRDefault="00915C56" w:rsidP="00670CA8">
      <w:pPr>
        <w:rPr>
          <w:sz w:val="54"/>
          <w:szCs w:val="54"/>
        </w:rPr>
      </w:pPr>
    </w:p>
    <w:p w14:paraId="4CD7811D" w14:textId="77777777" w:rsidR="00915C56" w:rsidRDefault="00915C56" w:rsidP="00670CA8">
      <w:pPr>
        <w:rPr>
          <w:sz w:val="54"/>
          <w:szCs w:val="54"/>
        </w:rPr>
      </w:pPr>
    </w:p>
    <w:p w14:paraId="2C2FF483" w14:textId="77777777" w:rsidR="00915C56" w:rsidRDefault="00915C56" w:rsidP="00670CA8">
      <w:pPr>
        <w:rPr>
          <w:sz w:val="54"/>
          <w:szCs w:val="54"/>
        </w:rPr>
      </w:pPr>
    </w:p>
    <w:p w14:paraId="66027FCA" w14:textId="77777777" w:rsidR="00915C56" w:rsidRDefault="00915C56" w:rsidP="00670CA8">
      <w:pPr>
        <w:rPr>
          <w:sz w:val="54"/>
          <w:szCs w:val="54"/>
        </w:rPr>
      </w:pPr>
    </w:p>
    <w:p w14:paraId="485B40F6" w14:textId="77777777" w:rsidR="00915C56" w:rsidRDefault="00915C56" w:rsidP="00670CA8">
      <w:pPr>
        <w:rPr>
          <w:sz w:val="54"/>
          <w:szCs w:val="54"/>
        </w:rPr>
      </w:pPr>
    </w:p>
    <w:p w14:paraId="6DD8FE29" w14:textId="77777777" w:rsidR="00915C56" w:rsidRPr="00A23C4D" w:rsidRDefault="00915C56" w:rsidP="00670CA8">
      <w:pPr>
        <w:rPr>
          <w:sz w:val="54"/>
          <w:szCs w:val="54"/>
        </w:rPr>
      </w:pPr>
    </w:p>
    <w:p w14:paraId="15E2E74B" w14:textId="1136AE1D" w:rsidR="001A56E3" w:rsidRPr="007477DD" w:rsidRDefault="00C77AA3" w:rsidP="007477DD">
      <w:pPr>
        <w:pStyle w:val="Titre2"/>
        <w:numPr>
          <w:ilvl w:val="0"/>
          <w:numId w:val="3"/>
        </w:numPr>
        <w:rPr>
          <w:sz w:val="34"/>
          <w:szCs w:val="34"/>
        </w:rPr>
      </w:pPr>
      <w:bookmarkStart w:id="2" w:name="_84bqqysxoysl" w:colFirst="0" w:colLast="0"/>
      <w:bookmarkStart w:id="3" w:name="_Toc172375788"/>
      <w:bookmarkEnd w:id="2"/>
      <w:r w:rsidRPr="007477DD">
        <w:rPr>
          <w:sz w:val="34"/>
          <w:szCs w:val="34"/>
        </w:rPr>
        <w:lastRenderedPageBreak/>
        <w:t>Contexte et Objectifs</w:t>
      </w:r>
      <w:bookmarkEnd w:id="3"/>
    </w:p>
    <w:p w14:paraId="135FBA1B" w14:textId="77777777" w:rsidR="00EE33D6" w:rsidRDefault="00EE33D6">
      <w:pPr>
        <w:rPr>
          <w:sz w:val="24"/>
          <w:szCs w:val="24"/>
        </w:rPr>
      </w:pPr>
    </w:p>
    <w:p w14:paraId="1BD3BF62" w14:textId="784DFFE5" w:rsidR="00F4462B" w:rsidRPr="00F4462B" w:rsidRDefault="00F4462B" w:rsidP="00C9444F">
      <w:pPr>
        <w:pStyle w:val="NormalWeb"/>
        <w:ind w:firstLine="360"/>
        <w:jc w:val="both"/>
        <w:rPr>
          <w:rFonts w:ascii="Arial" w:eastAsia="Arial" w:hAnsi="Arial" w:cs="Arial"/>
          <w:lang w:val="fr"/>
        </w:rPr>
      </w:pPr>
      <w:r>
        <w:rPr>
          <w:rFonts w:ascii="Arial" w:eastAsia="Arial" w:hAnsi="Arial" w:cs="Arial"/>
          <w:lang w:val="fr"/>
        </w:rPr>
        <w:t>Malgré</w:t>
      </w:r>
      <w:r w:rsidRPr="00F4462B">
        <w:rPr>
          <w:rFonts w:ascii="Arial" w:eastAsia="Arial" w:hAnsi="Arial" w:cs="Arial"/>
          <w:lang w:val="fr"/>
        </w:rPr>
        <w:t xml:space="preserve"> les diverses initiatives et mesures de sécurité mises en place au fil des années</w:t>
      </w:r>
      <w:r>
        <w:rPr>
          <w:rFonts w:ascii="Arial" w:eastAsia="Arial" w:hAnsi="Arial" w:cs="Arial"/>
          <w:lang w:val="fr"/>
        </w:rPr>
        <w:t>, le nombre d’accidents routiers restent, en France, préoccupant</w:t>
      </w:r>
      <w:r w:rsidRPr="00F4462B">
        <w:rPr>
          <w:rFonts w:ascii="Arial" w:eastAsia="Arial" w:hAnsi="Arial" w:cs="Arial"/>
          <w:lang w:val="fr"/>
        </w:rPr>
        <w:t xml:space="preserve">. </w:t>
      </w:r>
      <w:r>
        <w:rPr>
          <w:rFonts w:ascii="Arial" w:eastAsia="Arial" w:hAnsi="Arial" w:cs="Arial"/>
          <w:lang w:val="fr"/>
        </w:rPr>
        <w:br/>
      </w:r>
      <w:r w:rsidRPr="00F4462B">
        <w:rPr>
          <w:rFonts w:ascii="Arial" w:eastAsia="Arial" w:hAnsi="Arial" w:cs="Arial"/>
          <w:lang w:val="fr"/>
        </w:rPr>
        <w:t xml:space="preserve">En </w:t>
      </w:r>
      <w:r>
        <w:rPr>
          <w:rFonts w:ascii="Arial" w:eastAsia="Arial" w:hAnsi="Arial" w:cs="Arial"/>
          <w:lang w:val="fr"/>
        </w:rPr>
        <w:t xml:space="preserve">effet, en </w:t>
      </w:r>
      <w:r w:rsidRPr="00F4462B">
        <w:rPr>
          <w:rFonts w:ascii="Arial" w:eastAsia="Arial" w:hAnsi="Arial" w:cs="Arial"/>
          <w:lang w:val="fr"/>
        </w:rPr>
        <w:t>202</w:t>
      </w:r>
      <w:r w:rsidR="00863E36">
        <w:rPr>
          <w:rFonts w:ascii="Arial" w:eastAsia="Arial" w:hAnsi="Arial" w:cs="Arial"/>
          <w:lang w:val="fr"/>
        </w:rPr>
        <w:t>3</w:t>
      </w:r>
      <w:r w:rsidRPr="00F4462B">
        <w:rPr>
          <w:rFonts w:ascii="Arial" w:eastAsia="Arial" w:hAnsi="Arial" w:cs="Arial"/>
          <w:lang w:val="fr"/>
        </w:rPr>
        <w:t xml:space="preserve">, </w:t>
      </w:r>
      <w:r w:rsidR="00863E36">
        <w:rPr>
          <w:rFonts w:ascii="Arial" w:eastAsia="Arial" w:hAnsi="Arial" w:cs="Arial"/>
          <w:lang w:val="fr"/>
        </w:rPr>
        <w:t>p</w:t>
      </w:r>
      <w:r w:rsidRPr="00F4462B">
        <w:rPr>
          <w:rFonts w:ascii="Arial" w:eastAsia="Arial" w:hAnsi="Arial" w:cs="Arial"/>
          <w:lang w:val="fr"/>
        </w:rPr>
        <w:t>lus de 5</w:t>
      </w:r>
      <w:r w:rsidR="00FE0B5D">
        <w:rPr>
          <w:rFonts w:ascii="Arial" w:eastAsia="Arial" w:hAnsi="Arial" w:cs="Arial"/>
          <w:lang w:val="fr"/>
        </w:rPr>
        <w:t>0</w:t>
      </w:r>
      <w:r w:rsidRPr="00F4462B">
        <w:rPr>
          <w:rFonts w:ascii="Arial" w:eastAsia="Arial" w:hAnsi="Arial" w:cs="Arial"/>
          <w:lang w:val="fr"/>
        </w:rPr>
        <w:t xml:space="preserve"> 000 accidents corporels ont été recensés sur le territoire français, entraînant environ 3 </w:t>
      </w:r>
      <w:r w:rsidR="00CA3B7A">
        <w:rPr>
          <w:rFonts w:ascii="Arial" w:eastAsia="Arial" w:hAnsi="Arial" w:cs="Arial"/>
          <w:lang w:val="fr"/>
        </w:rPr>
        <w:t>4</w:t>
      </w:r>
      <w:r w:rsidRPr="00F4462B">
        <w:rPr>
          <w:rFonts w:ascii="Arial" w:eastAsia="Arial" w:hAnsi="Arial" w:cs="Arial"/>
          <w:lang w:val="fr"/>
        </w:rPr>
        <w:t>00 décès</w:t>
      </w:r>
      <w:r w:rsidR="00CA3B7A">
        <w:rPr>
          <w:rFonts w:ascii="Arial" w:eastAsia="Arial" w:hAnsi="Arial" w:cs="Arial"/>
          <w:lang w:val="fr"/>
        </w:rPr>
        <w:t xml:space="preserve"> </w:t>
      </w:r>
      <w:r w:rsidR="00CA3B7A" w:rsidRPr="00CA3B7A">
        <w:rPr>
          <w:rFonts w:ascii="Arial" w:eastAsia="Arial" w:hAnsi="Arial" w:cs="Arial"/>
          <w:sz w:val="16"/>
          <w:szCs w:val="16"/>
          <w:lang w:val="fr"/>
        </w:rPr>
        <w:t>(1)</w:t>
      </w:r>
      <w:r w:rsidRPr="00F4462B">
        <w:rPr>
          <w:rFonts w:ascii="Arial" w:eastAsia="Arial" w:hAnsi="Arial" w:cs="Arial"/>
          <w:lang w:val="fr"/>
        </w:rPr>
        <w:t>. Ces chiffres mettent en lumière la nécessité de continuer à développer des solutions innovantes pour améliorer la sécurité routière et réduire le nombre et la gravité des accidents.</w:t>
      </w:r>
    </w:p>
    <w:p w14:paraId="7A02061A" w14:textId="0C5E86BC" w:rsidR="00594CC6" w:rsidRDefault="00F4462B" w:rsidP="00C9444F">
      <w:pPr>
        <w:pStyle w:val="NormalWeb"/>
        <w:ind w:firstLine="360"/>
        <w:jc w:val="both"/>
        <w:rPr>
          <w:rFonts w:ascii="Arial" w:eastAsia="Arial" w:hAnsi="Arial" w:cs="Arial"/>
          <w:lang w:val="fr"/>
        </w:rPr>
      </w:pPr>
      <w:r w:rsidRPr="00F4462B">
        <w:rPr>
          <w:rFonts w:ascii="Arial" w:eastAsia="Arial" w:hAnsi="Arial" w:cs="Arial"/>
          <w:lang w:val="fr"/>
        </w:rPr>
        <w:t xml:space="preserve">Dans ce contexte, ce projet de machine </w:t>
      </w:r>
      <w:proofErr w:type="spellStart"/>
      <w:r w:rsidRPr="00F4462B">
        <w:rPr>
          <w:rFonts w:ascii="Arial" w:eastAsia="Arial" w:hAnsi="Arial" w:cs="Arial"/>
          <w:lang w:val="fr"/>
        </w:rPr>
        <w:t>learning</w:t>
      </w:r>
      <w:proofErr w:type="spellEnd"/>
      <w:r w:rsidRPr="00F4462B">
        <w:rPr>
          <w:rFonts w:ascii="Arial" w:eastAsia="Arial" w:hAnsi="Arial" w:cs="Arial"/>
          <w:lang w:val="fr"/>
        </w:rPr>
        <w:t xml:space="preserve"> vis</w:t>
      </w:r>
      <w:r w:rsidR="00CA3B7A">
        <w:rPr>
          <w:rFonts w:ascii="Arial" w:eastAsia="Arial" w:hAnsi="Arial" w:cs="Arial"/>
          <w:lang w:val="fr"/>
        </w:rPr>
        <w:t>ant</w:t>
      </w:r>
      <w:r w:rsidRPr="00F4462B">
        <w:rPr>
          <w:rFonts w:ascii="Arial" w:eastAsia="Arial" w:hAnsi="Arial" w:cs="Arial"/>
          <w:lang w:val="fr"/>
        </w:rPr>
        <w:t xml:space="preserve"> à prédire la gravité des accidents de la route revêt une importance particulière. En exploitant des données historiques </w:t>
      </w:r>
      <w:r w:rsidR="00CA3B7A">
        <w:rPr>
          <w:rFonts w:ascii="Arial" w:eastAsia="Arial" w:hAnsi="Arial" w:cs="Arial"/>
          <w:lang w:val="fr"/>
        </w:rPr>
        <w:t xml:space="preserve">gouvernementales </w:t>
      </w:r>
      <w:r w:rsidRPr="00F4462B">
        <w:rPr>
          <w:rFonts w:ascii="Arial" w:eastAsia="Arial" w:hAnsi="Arial" w:cs="Arial"/>
          <w:lang w:val="fr"/>
        </w:rPr>
        <w:t xml:space="preserve">et en appliquant des techniques avancées de traitement et d'analyse des données, ce projet peut offrir des perspectives nouvelles pour </w:t>
      </w:r>
      <w:r w:rsidR="00594CC6">
        <w:rPr>
          <w:rFonts w:ascii="Arial" w:eastAsia="Arial" w:hAnsi="Arial" w:cs="Arial"/>
          <w:lang w:val="fr"/>
        </w:rPr>
        <w:t xml:space="preserve">les forces de l’ordre ou le SAMU pour de </w:t>
      </w:r>
      <w:r w:rsidR="00A429D2">
        <w:rPr>
          <w:rFonts w:ascii="Arial" w:eastAsia="Arial" w:hAnsi="Arial" w:cs="Arial"/>
          <w:lang w:val="fr"/>
        </w:rPr>
        <w:t>multiples</w:t>
      </w:r>
      <w:r w:rsidR="00594CC6">
        <w:rPr>
          <w:rFonts w:ascii="Arial" w:eastAsia="Arial" w:hAnsi="Arial" w:cs="Arial"/>
          <w:lang w:val="fr"/>
        </w:rPr>
        <w:t xml:space="preserve"> raisons. </w:t>
      </w:r>
    </w:p>
    <w:p w14:paraId="34CED270" w14:textId="3F79E24C" w:rsidR="00A2017F" w:rsidRDefault="00A2017F" w:rsidP="00F4462B">
      <w:pPr>
        <w:pStyle w:val="NormalWeb"/>
        <w:rPr>
          <w:rFonts w:ascii="Arial" w:eastAsia="Arial" w:hAnsi="Arial" w:cs="Arial"/>
          <w:lang w:val="fr"/>
        </w:rPr>
      </w:pPr>
      <w:r>
        <w:rPr>
          <w:rFonts w:ascii="Arial" w:eastAsia="Arial" w:hAnsi="Arial" w:cs="Arial"/>
          <w:lang w:val="fr"/>
        </w:rPr>
        <w:t>Ces derniers étant sur-sollicités, c</w:t>
      </w:r>
      <w:r w:rsidR="00594CC6">
        <w:rPr>
          <w:rFonts w:ascii="Arial" w:eastAsia="Arial" w:hAnsi="Arial" w:cs="Arial"/>
          <w:lang w:val="fr"/>
        </w:rPr>
        <w:t>ette application pourra</w:t>
      </w:r>
      <w:r>
        <w:rPr>
          <w:rFonts w:ascii="Arial" w:eastAsia="Arial" w:hAnsi="Arial" w:cs="Arial"/>
          <w:lang w:val="fr"/>
        </w:rPr>
        <w:t xml:space="preserve">it </w:t>
      </w:r>
      <w:r w:rsidR="00A429D2">
        <w:rPr>
          <w:rFonts w:ascii="Arial" w:eastAsia="Arial" w:hAnsi="Arial" w:cs="Arial"/>
          <w:lang w:val="fr"/>
        </w:rPr>
        <w:t xml:space="preserve">en effet </w:t>
      </w:r>
      <w:r w:rsidR="00594CC6">
        <w:rPr>
          <w:rFonts w:ascii="Arial" w:eastAsia="Arial" w:hAnsi="Arial" w:cs="Arial"/>
          <w:lang w:val="fr"/>
        </w:rPr>
        <w:t>leur permettre de</w:t>
      </w:r>
      <w:r>
        <w:rPr>
          <w:rFonts w:ascii="Arial" w:eastAsia="Arial" w:hAnsi="Arial" w:cs="Arial"/>
          <w:lang w:val="fr"/>
        </w:rPr>
        <w:t> :</w:t>
      </w:r>
    </w:p>
    <w:p w14:paraId="54026F51" w14:textId="77777777" w:rsidR="00A2017F" w:rsidRDefault="00A2017F" w:rsidP="00A2017F">
      <w:pPr>
        <w:pStyle w:val="NormalWeb"/>
        <w:numPr>
          <w:ilvl w:val="0"/>
          <w:numId w:val="7"/>
        </w:numPr>
        <w:rPr>
          <w:rFonts w:ascii="Arial" w:eastAsia="Arial" w:hAnsi="Arial" w:cs="Arial"/>
          <w:lang w:val="fr"/>
        </w:rPr>
      </w:pPr>
      <w:r>
        <w:rPr>
          <w:rFonts w:ascii="Arial" w:eastAsia="Arial" w:hAnsi="Arial" w:cs="Arial"/>
          <w:lang w:val="fr"/>
        </w:rPr>
        <w:t>Prioriser leurs interventions</w:t>
      </w:r>
    </w:p>
    <w:p w14:paraId="496D2155" w14:textId="32CC162A" w:rsidR="00C9444F" w:rsidRDefault="00784A2B" w:rsidP="00A2017F">
      <w:pPr>
        <w:pStyle w:val="NormalWeb"/>
        <w:numPr>
          <w:ilvl w:val="0"/>
          <w:numId w:val="7"/>
        </w:numPr>
        <w:rPr>
          <w:rFonts w:ascii="Arial" w:eastAsia="Arial" w:hAnsi="Arial" w:cs="Arial"/>
          <w:lang w:val="fr"/>
        </w:rPr>
      </w:pPr>
      <w:r>
        <w:rPr>
          <w:rFonts w:ascii="Arial" w:eastAsia="Arial" w:hAnsi="Arial" w:cs="Arial"/>
          <w:lang w:val="fr"/>
        </w:rPr>
        <w:t>Gérer et optimiser les équipes à envoyer sur le lieu de l’accident</w:t>
      </w:r>
    </w:p>
    <w:p w14:paraId="6F114B69" w14:textId="3FE80D22" w:rsidR="00B53493" w:rsidRDefault="00B53493" w:rsidP="001E38AD">
      <w:pPr>
        <w:pStyle w:val="NormalWeb"/>
        <w:numPr>
          <w:ilvl w:val="0"/>
          <w:numId w:val="7"/>
        </w:numPr>
        <w:rPr>
          <w:ins w:id="4" w:author="Soumaya JENDOUBI" w:date="2024-07-21T17:09:00Z"/>
          <w:rFonts w:ascii="Arial" w:eastAsia="Arial" w:hAnsi="Arial" w:cs="Arial"/>
          <w:lang w:val="fr"/>
        </w:rPr>
      </w:pPr>
      <w:r w:rsidRPr="5F3FE36F">
        <w:rPr>
          <w:rFonts w:ascii="Arial" w:eastAsia="Arial" w:hAnsi="Arial" w:cs="Arial"/>
          <w:lang w:val="fr"/>
        </w:rPr>
        <w:t>Améliorer leur prise de décision</w:t>
      </w:r>
    </w:p>
    <w:p w14:paraId="2F3F96F9" w14:textId="6435B06F" w:rsidR="672EC2BE" w:rsidRDefault="672EC2BE" w:rsidP="5F3FE36F">
      <w:pPr>
        <w:pStyle w:val="NormalWeb"/>
        <w:numPr>
          <w:ilvl w:val="0"/>
          <w:numId w:val="7"/>
        </w:numPr>
        <w:rPr>
          <w:ins w:id="5" w:author="Soumaya JENDOUBI" w:date="2024-07-21T17:14:00Z"/>
          <w:rFonts w:ascii="Arial" w:eastAsia="Arial" w:hAnsi="Arial" w:cs="Arial"/>
          <w:lang w:val="fr"/>
        </w:rPr>
      </w:pPr>
      <w:ins w:id="6" w:author="Soumaya JENDOUBI" w:date="2024-07-21T17:09:00Z">
        <w:r w:rsidRPr="5F3FE36F">
          <w:rPr>
            <w:rFonts w:ascii="Arial" w:eastAsia="Arial" w:hAnsi="Arial" w:cs="Arial"/>
            <w:lang w:val="fr"/>
          </w:rPr>
          <w:t>Optimiser</w:t>
        </w:r>
      </w:ins>
      <w:ins w:id="7" w:author="Soumaya JENDOUBI" w:date="2024-07-21T17:10:00Z">
        <w:r w:rsidRPr="5F3FE36F">
          <w:rPr>
            <w:rFonts w:ascii="Arial" w:eastAsia="Arial" w:hAnsi="Arial" w:cs="Arial"/>
            <w:lang w:val="fr"/>
          </w:rPr>
          <w:t xml:space="preserve"> le temps de </w:t>
        </w:r>
      </w:ins>
      <w:ins w:id="8" w:author="Soumaya JENDOUBI" w:date="2024-07-21T17:09:00Z">
        <w:r w:rsidRPr="5F3FE36F">
          <w:rPr>
            <w:rFonts w:ascii="Arial" w:eastAsia="Arial" w:hAnsi="Arial" w:cs="Arial"/>
            <w:lang w:val="fr"/>
          </w:rPr>
          <w:t>réponse en situation</w:t>
        </w:r>
      </w:ins>
      <w:ins w:id="9" w:author="Soumaya JENDOUBI" w:date="2024-07-21T17:10:00Z">
        <w:r w:rsidRPr="5F3FE36F">
          <w:rPr>
            <w:rFonts w:ascii="Arial" w:eastAsia="Arial" w:hAnsi="Arial" w:cs="Arial"/>
            <w:lang w:val="fr"/>
          </w:rPr>
          <w:t xml:space="preserve"> d’urgence.</w:t>
        </w:r>
      </w:ins>
    </w:p>
    <w:p w14:paraId="2E8319C6" w14:textId="13272FB0" w:rsidR="5F3FE36F" w:rsidRDefault="5F3FE36F">
      <w:pPr>
        <w:pStyle w:val="NormalWeb"/>
        <w:rPr>
          <w:ins w:id="10" w:author="Soumaya JENDOUBI" w:date="2024-07-21T17:14:00Z"/>
          <w:rFonts w:ascii="Arial" w:eastAsia="Arial" w:hAnsi="Arial" w:cs="Arial"/>
          <w:lang w:val="fr"/>
        </w:rPr>
        <w:pPrChange w:id="11" w:author="Soumaya JENDOUBI" w:date="2024-07-21T17:14:00Z">
          <w:pPr>
            <w:pStyle w:val="NormalWeb"/>
            <w:numPr>
              <w:numId w:val="7"/>
            </w:numPr>
            <w:ind w:left="720" w:hanging="360"/>
          </w:pPr>
        </w:pPrChange>
      </w:pPr>
    </w:p>
    <w:p w14:paraId="4E103BF5" w14:textId="4899F2FC" w:rsidR="5F3FE36F" w:rsidRDefault="5F3FE36F" w:rsidP="5F3FE36F">
      <w:pPr>
        <w:pStyle w:val="NormalWeb"/>
        <w:rPr>
          <w:rFonts w:ascii="Arial" w:eastAsia="Arial" w:hAnsi="Arial" w:cs="Arial"/>
          <w:lang w:val="fr"/>
        </w:rPr>
      </w:pPr>
    </w:p>
    <w:p w14:paraId="58570E29" w14:textId="549F32AE" w:rsidR="00D71491" w:rsidRDefault="00C372E3" w:rsidP="00BF760F">
      <w:pPr>
        <w:pStyle w:val="NormalWeb"/>
        <w:rPr>
          <w:rFonts w:ascii="Arial" w:eastAsia="Arial" w:hAnsi="Arial" w:cs="Arial"/>
          <w:lang w:val="fr"/>
        </w:rPr>
      </w:pPr>
      <w:proofErr w:type="gramStart"/>
      <w:r>
        <w:rPr>
          <w:rFonts w:ascii="Arial" w:eastAsia="Arial" w:hAnsi="Arial" w:cs="Arial"/>
          <w:lang w:val="fr"/>
        </w:rPr>
        <w:t>p</w:t>
      </w:r>
      <w:r w:rsidR="00A429D2">
        <w:rPr>
          <w:rFonts w:ascii="Arial" w:eastAsia="Arial" w:hAnsi="Arial" w:cs="Arial"/>
          <w:lang w:val="fr"/>
        </w:rPr>
        <w:t>ar</w:t>
      </w:r>
      <w:proofErr w:type="gramEnd"/>
      <w:r w:rsidR="00A429D2">
        <w:rPr>
          <w:rFonts w:ascii="Arial" w:eastAsia="Arial" w:hAnsi="Arial" w:cs="Arial"/>
          <w:lang w:val="fr"/>
        </w:rPr>
        <w:t xml:space="preserve"> exemple.</w:t>
      </w:r>
    </w:p>
    <w:p w14:paraId="584E1E98" w14:textId="4AC28EE7" w:rsidR="001A56E3" w:rsidRPr="00A429D2" w:rsidRDefault="00BF760F" w:rsidP="5F3FE36F">
      <w:pPr>
        <w:pStyle w:val="NormalWeb"/>
        <w:jc w:val="both"/>
        <w:rPr>
          <w:ins w:id="12" w:author="Soumaya JENDOUBI" w:date="2024-07-21T17:19:00Z"/>
          <w:rFonts w:ascii="Arial" w:eastAsia="Arial" w:hAnsi="Arial" w:cs="Arial"/>
          <w:lang w:val="fr"/>
        </w:rPr>
      </w:pPr>
      <w:r w:rsidRPr="5F3FE36F">
        <w:rPr>
          <w:rFonts w:ascii="Arial" w:eastAsia="Arial" w:hAnsi="Arial" w:cs="Arial"/>
          <w:lang w:val="fr"/>
        </w:rPr>
        <w:t xml:space="preserve">L’application devra </w:t>
      </w:r>
      <w:r w:rsidR="00C372E3" w:rsidRPr="5F3FE36F">
        <w:rPr>
          <w:rFonts w:ascii="Arial" w:eastAsia="Arial" w:hAnsi="Arial" w:cs="Arial"/>
          <w:lang w:val="fr"/>
        </w:rPr>
        <w:t xml:space="preserve">ainsi </w:t>
      </w:r>
      <w:r w:rsidRPr="5F3FE36F">
        <w:rPr>
          <w:rFonts w:ascii="Arial" w:eastAsia="Arial" w:hAnsi="Arial" w:cs="Arial"/>
          <w:lang w:val="fr"/>
        </w:rPr>
        <w:t xml:space="preserve">être </w:t>
      </w:r>
      <w:r w:rsidR="000D7F4D" w:rsidRPr="5F3FE36F">
        <w:rPr>
          <w:rFonts w:ascii="Arial" w:eastAsia="Arial" w:hAnsi="Arial" w:cs="Arial"/>
          <w:lang w:val="fr"/>
        </w:rPr>
        <w:t xml:space="preserve">accessible via une interface web, aussi bien par les forces de l’ordre que par le SAMU. </w:t>
      </w:r>
    </w:p>
    <w:p w14:paraId="15E2E755" w14:textId="45E16D44" w:rsidR="001A56E3" w:rsidRPr="00A429D2" w:rsidRDefault="000D7F4D" w:rsidP="5F3FE36F">
      <w:pPr>
        <w:pStyle w:val="NormalWeb"/>
        <w:rPr>
          <w:ins w:id="13" w:author="Soumaya JENDOUBI" w:date="2024-07-21T17:24:00Z"/>
          <w:rFonts w:ascii="Arial" w:eastAsia="Arial" w:hAnsi="Arial" w:cs="Arial"/>
          <w:lang w:val="fr"/>
        </w:rPr>
      </w:pPr>
      <w:r w:rsidRPr="5F3FE36F">
        <w:rPr>
          <w:rFonts w:ascii="Arial" w:eastAsia="Arial" w:hAnsi="Arial" w:cs="Arial"/>
          <w:lang w:val="fr"/>
        </w:rPr>
        <w:t xml:space="preserve">Les informations </w:t>
      </w:r>
      <w:r w:rsidR="00C372E3" w:rsidRPr="5F3FE36F">
        <w:rPr>
          <w:rFonts w:ascii="Arial" w:eastAsia="Arial" w:hAnsi="Arial" w:cs="Arial"/>
          <w:lang w:val="fr"/>
        </w:rPr>
        <w:t xml:space="preserve">concernant l’accident </w:t>
      </w:r>
      <w:r w:rsidRPr="5F3FE36F">
        <w:rPr>
          <w:rFonts w:ascii="Arial" w:eastAsia="Arial" w:hAnsi="Arial" w:cs="Arial"/>
          <w:lang w:val="fr"/>
        </w:rPr>
        <w:t>seront saisies</w:t>
      </w:r>
      <w:r w:rsidR="002B53FC" w:rsidRPr="5F3FE36F">
        <w:rPr>
          <w:rFonts w:ascii="Arial" w:eastAsia="Arial" w:hAnsi="Arial" w:cs="Arial"/>
          <w:lang w:val="fr"/>
        </w:rPr>
        <w:t xml:space="preserve"> par l</w:t>
      </w:r>
      <w:r w:rsidR="006730F3" w:rsidRPr="5F3FE36F">
        <w:rPr>
          <w:rFonts w:ascii="Arial" w:eastAsia="Arial" w:hAnsi="Arial" w:cs="Arial"/>
          <w:lang w:val="fr"/>
        </w:rPr>
        <w:t>es forces de l’ordre,</w:t>
      </w:r>
      <w:r w:rsidR="00B7211D" w:rsidRPr="5F3FE36F">
        <w:rPr>
          <w:rFonts w:ascii="Arial" w:eastAsia="Arial" w:hAnsi="Arial" w:cs="Arial"/>
          <w:lang w:val="fr"/>
        </w:rPr>
        <w:t xml:space="preserve"> dans leurs logiciels, </w:t>
      </w:r>
      <w:r w:rsidR="00AC4B52" w:rsidRPr="5F3FE36F">
        <w:rPr>
          <w:rFonts w:ascii="Arial" w:eastAsia="Arial" w:hAnsi="Arial" w:cs="Arial"/>
          <w:lang w:val="fr"/>
        </w:rPr>
        <w:t xml:space="preserve">à chaque intervention sur les lieux de </w:t>
      </w:r>
      <w:proofErr w:type="gramStart"/>
      <w:r w:rsidR="00AC4B52" w:rsidRPr="5F3FE36F">
        <w:rPr>
          <w:rFonts w:ascii="Arial" w:eastAsia="Arial" w:hAnsi="Arial" w:cs="Arial"/>
          <w:lang w:val="fr"/>
        </w:rPr>
        <w:t>l’accident .</w:t>
      </w:r>
      <w:proofErr w:type="gramEnd"/>
      <w:r w:rsidR="00BF760F">
        <w:tab/>
      </w:r>
      <w:r w:rsidR="00BF760F">
        <w:br/>
      </w:r>
      <w:r w:rsidR="004038E5" w:rsidRPr="5F3FE36F">
        <w:rPr>
          <w:rFonts w:ascii="Arial" w:eastAsia="Arial" w:hAnsi="Arial" w:cs="Arial"/>
          <w:lang w:val="fr"/>
        </w:rPr>
        <w:t xml:space="preserve">L’application sera connectée via API à leurs logiciels et le modèle sera ré-entrainé dès lors que ses performances ne seront plus jugées </w:t>
      </w:r>
      <w:r w:rsidR="004D0F9C" w:rsidRPr="5F3FE36F">
        <w:rPr>
          <w:rFonts w:ascii="Arial" w:eastAsia="Arial" w:hAnsi="Arial" w:cs="Arial"/>
          <w:lang w:val="fr"/>
        </w:rPr>
        <w:t xml:space="preserve">comme étant </w:t>
      </w:r>
      <w:r w:rsidR="00A429D2" w:rsidRPr="5F3FE36F">
        <w:rPr>
          <w:rFonts w:ascii="Arial" w:eastAsia="Arial" w:hAnsi="Arial" w:cs="Arial"/>
          <w:lang w:val="fr"/>
        </w:rPr>
        <w:t>satisfaisantes.</w:t>
      </w:r>
      <w:r w:rsidR="00BF760F">
        <w:br/>
      </w:r>
      <w:ins w:id="14" w:author="Soumaya JENDOUBI" w:date="2024-07-21T17:21:00Z">
        <w:r w:rsidR="61A54728" w:rsidRPr="5F3FE36F">
          <w:rPr>
            <w:rFonts w:ascii="Arial" w:eastAsia="Arial" w:hAnsi="Arial" w:cs="Arial"/>
            <w:lang w:val="fr"/>
          </w:rPr>
          <w:t>Le commanditaire principal de l'application peut être la Délégation à la Sécurité routière qui a pour rôle principale le renforcement de la sécurité des infrastructures routières.</w:t>
        </w:r>
      </w:ins>
    </w:p>
    <w:p w14:paraId="01DE53B7" w14:textId="0D2B9D53" w:rsidR="6857F785" w:rsidRDefault="6857F785" w:rsidP="5F3FE36F">
      <w:pPr>
        <w:pStyle w:val="NormalWeb"/>
        <w:rPr>
          <w:ins w:id="15" w:author="Soumaya JENDOUBI" w:date="2024-07-21T17:24:00Z"/>
          <w:rFonts w:ascii="Arial" w:eastAsia="Arial" w:hAnsi="Arial" w:cs="Arial"/>
          <w:lang w:val="fr"/>
        </w:rPr>
      </w:pPr>
      <w:ins w:id="16" w:author="Soumaya JENDOUBI" w:date="2024-07-21T17:24:00Z">
        <w:r w:rsidRPr="5F3FE36F">
          <w:rPr>
            <w:rFonts w:ascii="Arial" w:eastAsia="Arial" w:hAnsi="Arial" w:cs="Arial"/>
            <w:lang w:val="fr"/>
          </w:rPr>
          <w:t>Les administrateurs de l'application peuvent être une équipe de développeurs et d'experts en data science, qui seront responsables de la maintenance, la résolution des problèmes techniques et de l'amélioration continue de l'application.</w:t>
        </w:r>
      </w:ins>
    </w:p>
    <w:p w14:paraId="0169C97F" w14:textId="4CF6C7A5" w:rsidR="5F3FE36F" w:rsidRDefault="5F3FE36F" w:rsidP="5F3FE36F">
      <w:pPr>
        <w:pStyle w:val="NormalWeb"/>
        <w:rPr>
          <w:rFonts w:ascii="Arial" w:eastAsia="Arial" w:hAnsi="Arial" w:cs="Arial"/>
          <w:lang w:val="fr"/>
        </w:rPr>
      </w:pPr>
    </w:p>
    <w:p w14:paraId="15E2E756" w14:textId="77777777" w:rsidR="001A56E3" w:rsidRDefault="00C77AA3">
      <w:pPr>
        <w:pStyle w:val="Titre2"/>
        <w:numPr>
          <w:ilvl w:val="0"/>
          <w:numId w:val="3"/>
        </w:numPr>
        <w:rPr>
          <w:sz w:val="34"/>
          <w:szCs w:val="34"/>
        </w:rPr>
      </w:pPr>
      <w:bookmarkStart w:id="17" w:name="_xrcuflmy4tr" w:colFirst="0" w:colLast="0"/>
      <w:bookmarkStart w:id="18" w:name="_Toc172375789"/>
      <w:bookmarkEnd w:id="17"/>
      <w:r>
        <w:rPr>
          <w:sz w:val="34"/>
          <w:szCs w:val="34"/>
        </w:rPr>
        <w:lastRenderedPageBreak/>
        <w:t>Modèle</w:t>
      </w:r>
      <w:bookmarkEnd w:id="18"/>
    </w:p>
    <w:p w14:paraId="5B6F12CE" w14:textId="77777777" w:rsidR="003E7221" w:rsidRDefault="003E7221" w:rsidP="002311FD">
      <w:pPr>
        <w:rPr>
          <w:sz w:val="24"/>
          <w:szCs w:val="24"/>
          <w:highlight w:val="yellow"/>
        </w:rPr>
      </w:pPr>
      <w:proofErr w:type="spellStart"/>
      <w:r>
        <w:rPr>
          <w:sz w:val="24"/>
          <w:szCs w:val="24"/>
          <w:highlight w:val="yellow"/>
        </w:rPr>
        <w:t>Presentation</w:t>
      </w:r>
      <w:proofErr w:type="spellEnd"/>
      <w:r>
        <w:rPr>
          <w:sz w:val="24"/>
          <w:szCs w:val="24"/>
          <w:highlight w:val="yellow"/>
        </w:rPr>
        <w:t xml:space="preserve"> </w:t>
      </w:r>
      <w:proofErr w:type="spellStart"/>
      <w:r>
        <w:rPr>
          <w:sz w:val="24"/>
          <w:szCs w:val="24"/>
          <w:highlight w:val="yellow"/>
        </w:rPr>
        <w:t>modele</w:t>
      </w:r>
      <w:proofErr w:type="spellEnd"/>
      <w:r>
        <w:rPr>
          <w:sz w:val="24"/>
          <w:szCs w:val="24"/>
          <w:highlight w:val="yellow"/>
        </w:rPr>
        <w:t xml:space="preserve"> de classification +</w:t>
      </w:r>
    </w:p>
    <w:p w14:paraId="637E1540" w14:textId="0656CC04" w:rsidR="002311FD" w:rsidRDefault="003E7221" w:rsidP="002311FD">
      <w:pPr>
        <w:rPr>
          <w:sz w:val="24"/>
          <w:szCs w:val="24"/>
        </w:rPr>
      </w:pPr>
      <w:r>
        <w:rPr>
          <w:sz w:val="24"/>
          <w:szCs w:val="24"/>
          <w:highlight w:val="yellow"/>
        </w:rPr>
        <w:t>Présenter résultat finaux (</w:t>
      </w:r>
      <w:r w:rsidR="002311FD" w:rsidRPr="002311FD">
        <w:rPr>
          <w:sz w:val="24"/>
          <w:szCs w:val="24"/>
          <w:highlight w:val="yellow"/>
        </w:rPr>
        <w:t>A compléter après avoir avancé sur le notebook</w:t>
      </w:r>
      <w:r>
        <w:rPr>
          <w:sz w:val="24"/>
          <w:szCs w:val="24"/>
        </w:rPr>
        <w:t>)</w:t>
      </w:r>
    </w:p>
    <w:p w14:paraId="0738DD86" w14:textId="77777777" w:rsidR="002311FD" w:rsidRDefault="002311FD" w:rsidP="002311FD">
      <w:pPr>
        <w:rPr>
          <w:sz w:val="24"/>
          <w:szCs w:val="24"/>
        </w:rPr>
      </w:pPr>
    </w:p>
    <w:p w14:paraId="750F2969" w14:textId="68D58C8E" w:rsidR="001C28FB" w:rsidRDefault="001C28FB" w:rsidP="002311FD">
      <w:pPr>
        <w:rPr>
          <w:sz w:val="24"/>
          <w:szCs w:val="24"/>
        </w:rPr>
      </w:pPr>
      <w:r>
        <w:rPr>
          <w:sz w:val="24"/>
          <w:szCs w:val="24"/>
        </w:rPr>
        <w:t>T</w:t>
      </w:r>
      <w:r w:rsidR="00C77AA3">
        <w:rPr>
          <w:sz w:val="24"/>
          <w:szCs w:val="24"/>
        </w:rPr>
        <w:t>ype de modèle employé</w:t>
      </w:r>
      <w:r>
        <w:rPr>
          <w:sz w:val="24"/>
          <w:szCs w:val="24"/>
        </w:rPr>
        <w:t> :</w:t>
      </w:r>
    </w:p>
    <w:p w14:paraId="546DFB74" w14:textId="77777777" w:rsidR="001C28FB" w:rsidRDefault="001C28FB" w:rsidP="002311FD">
      <w:pPr>
        <w:rPr>
          <w:sz w:val="24"/>
          <w:szCs w:val="24"/>
        </w:rPr>
      </w:pPr>
      <w:r>
        <w:rPr>
          <w:sz w:val="24"/>
          <w:szCs w:val="24"/>
        </w:rPr>
        <w:t xml:space="preserve">Explication de son fonctionnement : </w:t>
      </w:r>
    </w:p>
    <w:p w14:paraId="47FC1CA0" w14:textId="77777777" w:rsidR="001C28FB" w:rsidRDefault="001C28FB" w:rsidP="002311FD">
      <w:pPr>
        <w:rPr>
          <w:sz w:val="24"/>
          <w:szCs w:val="24"/>
        </w:rPr>
      </w:pPr>
      <w:r>
        <w:rPr>
          <w:sz w:val="24"/>
          <w:szCs w:val="24"/>
        </w:rPr>
        <w:t>Performances générales :</w:t>
      </w:r>
    </w:p>
    <w:p w14:paraId="15E2E75A" w14:textId="4226E2BF" w:rsidR="001A56E3" w:rsidRPr="002311FD" w:rsidRDefault="002311FD" w:rsidP="002311FD">
      <w:pPr>
        <w:rPr>
          <w:sz w:val="24"/>
          <w:szCs w:val="24"/>
        </w:rPr>
      </w:pPr>
      <w:r w:rsidRPr="002311FD">
        <w:rPr>
          <w:sz w:val="24"/>
          <w:szCs w:val="24"/>
        </w:rPr>
        <w:t>Définition</w:t>
      </w:r>
      <w:r w:rsidR="00C77AA3" w:rsidRPr="002311FD">
        <w:rPr>
          <w:sz w:val="24"/>
          <w:szCs w:val="24"/>
        </w:rPr>
        <w:t xml:space="preserve"> des métriques d’évaluation</w:t>
      </w:r>
      <w:r w:rsidRPr="002311FD">
        <w:rPr>
          <w:sz w:val="24"/>
          <w:szCs w:val="24"/>
        </w:rPr>
        <w:t> (</w:t>
      </w:r>
      <w:proofErr w:type="spellStart"/>
      <w:r w:rsidR="00C77AA3" w:rsidRPr="002311FD">
        <w:rPr>
          <w:sz w:val="24"/>
          <w:szCs w:val="24"/>
        </w:rPr>
        <w:t>accuracy</w:t>
      </w:r>
      <w:proofErr w:type="spellEnd"/>
      <w:r w:rsidR="00C77AA3" w:rsidRPr="002311FD">
        <w:rPr>
          <w:sz w:val="24"/>
          <w:szCs w:val="24"/>
        </w:rPr>
        <w:t>, robustesse, temps d’entraînement, temps de prédiction…)</w:t>
      </w:r>
      <w:r w:rsidRPr="002311FD">
        <w:rPr>
          <w:sz w:val="24"/>
          <w:szCs w:val="24"/>
        </w:rPr>
        <w:t> :</w:t>
      </w:r>
    </w:p>
    <w:p w14:paraId="15E2E75B" w14:textId="77777777" w:rsidR="001A56E3" w:rsidRDefault="001A56E3">
      <w:pPr>
        <w:rPr>
          <w:sz w:val="24"/>
          <w:szCs w:val="24"/>
        </w:rPr>
      </w:pPr>
    </w:p>
    <w:p w14:paraId="47D70502" w14:textId="77777777" w:rsidR="00AC4B52" w:rsidRDefault="00AC4B52">
      <w:pPr>
        <w:rPr>
          <w:sz w:val="24"/>
          <w:szCs w:val="24"/>
        </w:rPr>
      </w:pPr>
    </w:p>
    <w:p w14:paraId="45F9F15D" w14:textId="77777777" w:rsidR="00AC4B52" w:rsidRDefault="00AC4B52">
      <w:pPr>
        <w:rPr>
          <w:sz w:val="24"/>
          <w:szCs w:val="24"/>
        </w:rPr>
      </w:pPr>
    </w:p>
    <w:p w14:paraId="15E2E75C" w14:textId="77777777" w:rsidR="001A56E3" w:rsidRDefault="00C77AA3">
      <w:pPr>
        <w:pStyle w:val="Titre2"/>
        <w:numPr>
          <w:ilvl w:val="0"/>
          <w:numId w:val="3"/>
        </w:numPr>
        <w:rPr>
          <w:sz w:val="34"/>
          <w:szCs w:val="34"/>
        </w:rPr>
      </w:pPr>
      <w:bookmarkStart w:id="19" w:name="_11i3dig67n7" w:colFirst="0" w:colLast="0"/>
      <w:bookmarkStart w:id="20" w:name="_Toc172375790"/>
      <w:bookmarkEnd w:id="19"/>
      <w:r>
        <w:rPr>
          <w:sz w:val="34"/>
          <w:szCs w:val="34"/>
        </w:rPr>
        <w:t>Base de données</w:t>
      </w:r>
      <w:bookmarkEnd w:id="20"/>
    </w:p>
    <w:p w14:paraId="1A1ADA11" w14:textId="77777777" w:rsidR="002311FD" w:rsidRDefault="002311FD">
      <w:pPr>
        <w:rPr>
          <w:sz w:val="24"/>
          <w:szCs w:val="24"/>
        </w:rPr>
      </w:pPr>
    </w:p>
    <w:p w14:paraId="1C50AB38" w14:textId="542B0F70" w:rsidR="00C44450" w:rsidRPr="00C44450" w:rsidRDefault="002311FD" w:rsidP="00AC4B52">
      <w:pPr>
        <w:jc w:val="both"/>
        <w:rPr>
          <w:sz w:val="24"/>
          <w:szCs w:val="24"/>
        </w:rPr>
      </w:pPr>
      <w:r>
        <w:rPr>
          <w:sz w:val="24"/>
          <w:szCs w:val="24"/>
        </w:rPr>
        <w:t>Les données à notre disposition sont celles</w:t>
      </w:r>
      <w:r w:rsidR="00465796">
        <w:rPr>
          <w:sz w:val="24"/>
          <w:szCs w:val="24"/>
        </w:rPr>
        <w:t xml:space="preserve"> de la base de données</w:t>
      </w:r>
      <w:r w:rsidR="00C44450">
        <w:rPr>
          <w:sz w:val="24"/>
          <w:szCs w:val="24"/>
        </w:rPr>
        <w:t xml:space="preserve"> « des </w:t>
      </w:r>
      <w:r w:rsidR="00C44450" w:rsidRPr="00C44450">
        <w:rPr>
          <w:sz w:val="24"/>
          <w:szCs w:val="24"/>
        </w:rPr>
        <w:t xml:space="preserve">accidents corporels de la circulation routière - Années de 2005 à 2022 » du </w:t>
      </w:r>
    </w:p>
    <w:p w14:paraId="2D07EEB6" w14:textId="6D7FA09F" w:rsidR="002311FD" w:rsidRDefault="004D755E" w:rsidP="00AC4B52">
      <w:pPr>
        <w:jc w:val="both"/>
        <w:rPr>
          <w:sz w:val="24"/>
          <w:szCs w:val="24"/>
        </w:rPr>
      </w:pPr>
      <w:hyperlink r:id="rId11" w:history="1">
        <w:r w:rsidR="00465796" w:rsidRPr="00465796">
          <w:rPr>
            <w:sz w:val="24"/>
            <w:szCs w:val="24"/>
          </w:rPr>
          <w:t>Ministère de l'Intérieur et des Outre-Mer</w:t>
        </w:r>
        <w:r w:rsidR="00465796">
          <w:rPr>
            <w:sz w:val="24"/>
            <w:szCs w:val="24"/>
          </w:rPr>
          <w:t>, mis</w:t>
        </w:r>
        <w:r w:rsidR="00C44450">
          <w:rPr>
            <w:sz w:val="24"/>
            <w:szCs w:val="24"/>
          </w:rPr>
          <w:t xml:space="preserve">e à jour le </w:t>
        </w:r>
        <w:r w:rsidR="00465796" w:rsidRPr="00C44450">
          <w:rPr>
            <w:sz w:val="24"/>
            <w:szCs w:val="24"/>
          </w:rPr>
          <w:t>9 octobre 2023</w:t>
        </w:r>
        <w:r w:rsidR="00DE3BD3">
          <w:rPr>
            <w:sz w:val="24"/>
            <w:szCs w:val="24"/>
          </w:rPr>
          <w:t xml:space="preserve"> </w:t>
        </w:r>
        <w:r w:rsidR="00DE3BD3" w:rsidRPr="00DE3BD3">
          <w:rPr>
            <w:sz w:val="16"/>
            <w:szCs w:val="16"/>
          </w:rPr>
          <w:t>(2)</w:t>
        </w:r>
        <w:r w:rsidR="00C44450" w:rsidRPr="00C44450">
          <w:rPr>
            <w:sz w:val="24"/>
            <w:szCs w:val="24"/>
          </w:rPr>
          <w:t>.</w:t>
        </w:r>
        <w:r w:rsidR="00465796" w:rsidRPr="00465796">
          <w:rPr>
            <w:sz w:val="24"/>
            <w:szCs w:val="24"/>
          </w:rPr>
          <w:t> </w:t>
        </w:r>
      </w:hyperlink>
    </w:p>
    <w:p w14:paraId="40092F89" w14:textId="77777777" w:rsidR="00C44450" w:rsidRDefault="00C44450" w:rsidP="00AC4B52">
      <w:pPr>
        <w:jc w:val="both"/>
        <w:rPr>
          <w:sz w:val="24"/>
          <w:szCs w:val="24"/>
        </w:rPr>
      </w:pPr>
    </w:p>
    <w:p w14:paraId="15E2E75D" w14:textId="64E5D39A" w:rsidR="00874487" w:rsidRDefault="00C44450" w:rsidP="00AC4B52">
      <w:pPr>
        <w:jc w:val="both"/>
        <w:rPr>
          <w:sz w:val="24"/>
          <w:szCs w:val="24"/>
        </w:rPr>
      </w:pPr>
      <w:r>
        <w:rPr>
          <w:sz w:val="24"/>
          <w:szCs w:val="24"/>
        </w:rPr>
        <w:t xml:space="preserve">Ces données sont donc figées. </w:t>
      </w:r>
      <w:r w:rsidR="00C77AA3">
        <w:rPr>
          <w:sz w:val="24"/>
          <w:szCs w:val="24"/>
        </w:rPr>
        <w:t xml:space="preserve">Cependant, </w:t>
      </w:r>
      <w:r w:rsidR="00716942">
        <w:rPr>
          <w:sz w:val="24"/>
          <w:szCs w:val="24"/>
        </w:rPr>
        <w:t xml:space="preserve">en réalité, </w:t>
      </w:r>
      <w:r w:rsidR="00C77AA3">
        <w:rPr>
          <w:sz w:val="24"/>
          <w:szCs w:val="24"/>
        </w:rPr>
        <w:t xml:space="preserve">les données évoluent au cours du temps </w:t>
      </w:r>
      <w:r w:rsidR="00716942">
        <w:rPr>
          <w:sz w:val="24"/>
          <w:szCs w:val="24"/>
        </w:rPr>
        <w:t xml:space="preserve">dès </w:t>
      </w:r>
      <w:r w:rsidR="00C77AA3">
        <w:rPr>
          <w:sz w:val="24"/>
          <w:szCs w:val="24"/>
        </w:rPr>
        <w:t xml:space="preserve">ajout de nouvelles données </w:t>
      </w:r>
      <w:r w:rsidR="00AC4B52">
        <w:rPr>
          <w:sz w:val="24"/>
          <w:szCs w:val="24"/>
        </w:rPr>
        <w:t xml:space="preserve">- </w:t>
      </w:r>
      <w:r w:rsidR="00716942">
        <w:rPr>
          <w:sz w:val="24"/>
          <w:szCs w:val="24"/>
        </w:rPr>
        <w:t>à chaque intervention des forces de l’ordre sur les lieux de l’accident</w:t>
      </w:r>
      <w:r w:rsidR="00C77AA3">
        <w:rPr>
          <w:sz w:val="24"/>
          <w:szCs w:val="24"/>
        </w:rPr>
        <w:t xml:space="preserve">. </w:t>
      </w:r>
      <w:r w:rsidR="00AC4B52">
        <w:rPr>
          <w:sz w:val="24"/>
          <w:szCs w:val="24"/>
        </w:rPr>
        <w:tab/>
      </w:r>
      <w:r w:rsidR="00716942">
        <w:rPr>
          <w:sz w:val="24"/>
          <w:szCs w:val="24"/>
        </w:rPr>
        <w:br/>
        <w:t xml:space="preserve">Afin de simuler cet ajout de données continu (et phénomène de data drift), nous </w:t>
      </w:r>
      <w:r w:rsidR="00716942" w:rsidRPr="00301418">
        <w:rPr>
          <w:sz w:val="24"/>
          <w:szCs w:val="24"/>
        </w:rPr>
        <w:t xml:space="preserve">entrainerons </w:t>
      </w:r>
      <w:r w:rsidR="00AC4B52" w:rsidRPr="00301418">
        <w:rPr>
          <w:sz w:val="24"/>
          <w:szCs w:val="24"/>
        </w:rPr>
        <w:t xml:space="preserve">donc </w:t>
      </w:r>
      <w:r w:rsidR="00716942" w:rsidRPr="00301418">
        <w:rPr>
          <w:sz w:val="24"/>
          <w:szCs w:val="24"/>
        </w:rPr>
        <w:t>notre modèle dans un premier temps sur les données des années 20</w:t>
      </w:r>
      <w:r w:rsidR="00301418" w:rsidRPr="00301418">
        <w:rPr>
          <w:sz w:val="24"/>
          <w:szCs w:val="24"/>
        </w:rPr>
        <w:t>05</w:t>
      </w:r>
      <w:r w:rsidR="00716942" w:rsidRPr="00301418">
        <w:rPr>
          <w:sz w:val="24"/>
          <w:szCs w:val="24"/>
        </w:rPr>
        <w:t xml:space="preserve"> à </w:t>
      </w:r>
      <w:r w:rsidR="002B6D8E" w:rsidRPr="00301418">
        <w:rPr>
          <w:sz w:val="24"/>
          <w:szCs w:val="24"/>
        </w:rPr>
        <w:t>20</w:t>
      </w:r>
      <w:r w:rsidR="00301418" w:rsidRPr="00301418">
        <w:rPr>
          <w:sz w:val="24"/>
          <w:szCs w:val="24"/>
        </w:rPr>
        <w:t>21</w:t>
      </w:r>
      <w:r w:rsidR="002B6D8E" w:rsidRPr="00301418">
        <w:rPr>
          <w:sz w:val="24"/>
          <w:szCs w:val="24"/>
        </w:rPr>
        <w:t xml:space="preserve"> puis </w:t>
      </w:r>
      <w:r w:rsidR="00874487" w:rsidRPr="00301418">
        <w:rPr>
          <w:sz w:val="24"/>
          <w:szCs w:val="24"/>
        </w:rPr>
        <w:t>ingérerons</w:t>
      </w:r>
      <w:r w:rsidR="00874487">
        <w:rPr>
          <w:sz w:val="24"/>
          <w:szCs w:val="24"/>
        </w:rPr>
        <w:t xml:space="preserve"> </w:t>
      </w:r>
      <w:r w:rsidR="002B6D8E">
        <w:rPr>
          <w:sz w:val="24"/>
          <w:szCs w:val="24"/>
        </w:rPr>
        <w:t xml:space="preserve">par la suite </w:t>
      </w:r>
      <w:r w:rsidR="00874487">
        <w:rPr>
          <w:sz w:val="24"/>
          <w:szCs w:val="24"/>
        </w:rPr>
        <w:t>l</w:t>
      </w:r>
      <w:r w:rsidR="002B6D8E">
        <w:rPr>
          <w:sz w:val="24"/>
          <w:szCs w:val="24"/>
        </w:rPr>
        <w:t xml:space="preserve">es données de </w:t>
      </w:r>
      <w:r w:rsidR="00874487">
        <w:rPr>
          <w:sz w:val="24"/>
          <w:szCs w:val="24"/>
        </w:rPr>
        <w:t>2022.</w:t>
      </w:r>
    </w:p>
    <w:p w14:paraId="15E2E75E" w14:textId="6244C550" w:rsidR="001A56E3" w:rsidRDefault="00C77AA3">
      <w:pPr>
        <w:rPr>
          <w:sz w:val="24"/>
          <w:szCs w:val="24"/>
        </w:rPr>
      </w:pPr>
      <w:r>
        <w:rPr>
          <w:sz w:val="24"/>
          <w:szCs w:val="24"/>
        </w:rPr>
        <w:t>.</w:t>
      </w:r>
    </w:p>
    <w:p w14:paraId="42F874AB" w14:textId="55A86B98" w:rsidR="00874487" w:rsidRDefault="00874487">
      <w:pPr>
        <w:rPr>
          <w:sz w:val="24"/>
          <w:szCs w:val="24"/>
        </w:rPr>
      </w:pPr>
      <w:r w:rsidRPr="00874487">
        <w:rPr>
          <w:sz w:val="24"/>
          <w:szCs w:val="24"/>
          <w:highlight w:val="yellow"/>
        </w:rPr>
        <w:t>Image de la base de données ?</w:t>
      </w:r>
    </w:p>
    <w:p w14:paraId="15E2E762" w14:textId="77777777" w:rsidR="001A56E3" w:rsidRDefault="00C77AA3">
      <w:pPr>
        <w:pStyle w:val="Titre2"/>
        <w:numPr>
          <w:ilvl w:val="0"/>
          <w:numId w:val="3"/>
        </w:numPr>
        <w:rPr>
          <w:sz w:val="34"/>
          <w:szCs w:val="34"/>
        </w:rPr>
      </w:pPr>
      <w:bookmarkStart w:id="21" w:name="_ozihdx9xobkq" w:colFirst="0" w:colLast="0"/>
      <w:bookmarkStart w:id="22" w:name="_Toc172375791"/>
      <w:bookmarkEnd w:id="21"/>
      <w:r>
        <w:rPr>
          <w:sz w:val="34"/>
          <w:szCs w:val="34"/>
        </w:rPr>
        <w:t>API</w:t>
      </w:r>
      <w:bookmarkEnd w:id="22"/>
      <w:r>
        <w:rPr>
          <w:sz w:val="34"/>
          <w:szCs w:val="34"/>
        </w:rPr>
        <w:t xml:space="preserve"> </w:t>
      </w:r>
    </w:p>
    <w:p w14:paraId="5EDFDE36" w14:textId="77777777" w:rsidR="00DA286A" w:rsidRDefault="00DA286A" w:rsidP="00DA286A">
      <w:pPr>
        <w:rPr>
          <w:sz w:val="24"/>
          <w:szCs w:val="24"/>
          <w:highlight w:val="yellow"/>
        </w:rPr>
      </w:pPr>
    </w:p>
    <w:p w14:paraId="10C96FCE" w14:textId="2DA9134F" w:rsidR="00B73BEE" w:rsidRDefault="00B73BEE" w:rsidP="00EB5947">
      <w:pPr>
        <w:jc w:val="both"/>
        <w:rPr>
          <w:sz w:val="24"/>
          <w:szCs w:val="24"/>
        </w:rPr>
      </w:pPr>
      <w:r>
        <w:rPr>
          <w:sz w:val="24"/>
          <w:szCs w:val="24"/>
        </w:rPr>
        <w:t xml:space="preserve">L’API est l’interface entre le modèle, la base de données et l’utilisateur. </w:t>
      </w:r>
    </w:p>
    <w:p w14:paraId="723AB1C4" w14:textId="1E4D7FE4" w:rsidR="00B73BEE" w:rsidRDefault="007C0DCE" w:rsidP="00EB5947">
      <w:pPr>
        <w:jc w:val="both"/>
        <w:rPr>
          <w:sz w:val="24"/>
          <w:szCs w:val="24"/>
        </w:rPr>
      </w:pPr>
      <w:r>
        <w:rPr>
          <w:sz w:val="24"/>
          <w:szCs w:val="24"/>
        </w:rPr>
        <w:t xml:space="preserve">Seules les forces de l’ordre doivent pouvoir s’y connecter. Un système d’authentification </w:t>
      </w:r>
      <w:r w:rsidR="00AC4B52">
        <w:rPr>
          <w:sz w:val="24"/>
          <w:szCs w:val="24"/>
        </w:rPr>
        <w:t>devra</w:t>
      </w:r>
      <w:r>
        <w:rPr>
          <w:sz w:val="24"/>
          <w:szCs w:val="24"/>
        </w:rPr>
        <w:t xml:space="preserve"> ainsi être mis en place</w:t>
      </w:r>
      <w:r w:rsidR="00EB5947">
        <w:rPr>
          <w:sz w:val="24"/>
          <w:szCs w:val="24"/>
        </w:rPr>
        <w:t xml:space="preserve"> afin que les policiers puissent réaliser certaines actions détaillées ci-dessous.</w:t>
      </w:r>
    </w:p>
    <w:p w14:paraId="5F940D51" w14:textId="77777777" w:rsidR="00EB5947" w:rsidRDefault="00EB5947">
      <w:pPr>
        <w:rPr>
          <w:sz w:val="24"/>
          <w:szCs w:val="24"/>
        </w:rPr>
      </w:pPr>
    </w:p>
    <w:p w14:paraId="0D1B11BD" w14:textId="77777777" w:rsidR="00EB5947" w:rsidRDefault="00EB5947" w:rsidP="00EB5947">
      <w:pPr>
        <w:rPr>
          <w:sz w:val="24"/>
          <w:szCs w:val="24"/>
        </w:rPr>
      </w:pPr>
      <w:r w:rsidRPr="00DA286A">
        <w:rPr>
          <w:sz w:val="24"/>
          <w:szCs w:val="24"/>
          <w:highlight w:val="yellow"/>
        </w:rPr>
        <w:t xml:space="preserve">A compléter après avoir </w:t>
      </w:r>
      <w:r>
        <w:rPr>
          <w:sz w:val="24"/>
          <w:szCs w:val="24"/>
          <w:highlight w:val="yellow"/>
        </w:rPr>
        <w:t>fait l’API</w:t>
      </w:r>
    </w:p>
    <w:p w14:paraId="11D40045" w14:textId="77777777" w:rsidR="00EB5947" w:rsidRDefault="00EB5947">
      <w:pPr>
        <w:rPr>
          <w:sz w:val="24"/>
          <w:szCs w:val="24"/>
        </w:rPr>
      </w:pPr>
    </w:p>
    <w:p w14:paraId="5745463D" w14:textId="3CC5F15E" w:rsidR="00392CFF" w:rsidRDefault="00392CFF">
      <w:pPr>
        <w:rPr>
          <w:sz w:val="24"/>
          <w:szCs w:val="24"/>
        </w:rPr>
      </w:pPr>
      <w:r>
        <w:rPr>
          <w:sz w:val="24"/>
          <w:szCs w:val="24"/>
        </w:rPr>
        <w:t>Notion d’authentification des utilisateurs qui peuvent l’utiliser :</w:t>
      </w:r>
    </w:p>
    <w:p w14:paraId="012248FF" w14:textId="77777777" w:rsidR="00DA286A" w:rsidRDefault="00DA286A">
      <w:pPr>
        <w:rPr>
          <w:sz w:val="24"/>
          <w:szCs w:val="24"/>
        </w:rPr>
      </w:pPr>
      <w:r>
        <w:rPr>
          <w:sz w:val="24"/>
          <w:szCs w:val="24"/>
        </w:rPr>
        <w:t xml:space="preserve">Détails des </w:t>
      </w:r>
      <w:proofErr w:type="spellStart"/>
      <w:r>
        <w:rPr>
          <w:sz w:val="24"/>
          <w:szCs w:val="24"/>
        </w:rPr>
        <w:t>endpoints</w:t>
      </w:r>
      <w:proofErr w:type="spellEnd"/>
      <w:r>
        <w:rPr>
          <w:sz w:val="24"/>
          <w:szCs w:val="24"/>
        </w:rPr>
        <w:t> :</w:t>
      </w:r>
    </w:p>
    <w:p w14:paraId="15E2E764" w14:textId="51DC11C8" w:rsidR="001A56E3" w:rsidRDefault="00DA286A">
      <w:pPr>
        <w:rPr>
          <w:sz w:val="24"/>
          <w:szCs w:val="24"/>
        </w:rPr>
      </w:pPr>
      <w:r>
        <w:rPr>
          <w:sz w:val="24"/>
          <w:szCs w:val="24"/>
        </w:rPr>
        <w:t>(</w:t>
      </w:r>
      <w:proofErr w:type="gramStart"/>
      <w:r w:rsidR="00C77AA3">
        <w:rPr>
          <w:sz w:val="24"/>
          <w:szCs w:val="24"/>
        </w:rPr>
        <w:t>appel</w:t>
      </w:r>
      <w:proofErr w:type="gramEnd"/>
      <w:r w:rsidR="00C77AA3">
        <w:rPr>
          <w:sz w:val="24"/>
          <w:szCs w:val="24"/>
        </w:rPr>
        <w:t xml:space="preserve"> à la base de données, au modèle, écrire dans les logs et éventuellement modifier la base de données.</w:t>
      </w:r>
      <w:r>
        <w:rPr>
          <w:sz w:val="24"/>
          <w:szCs w:val="24"/>
        </w:rPr>
        <w:t>)</w:t>
      </w:r>
    </w:p>
    <w:p w14:paraId="15E2E765" w14:textId="77777777" w:rsidR="001A56E3" w:rsidRDefault="001A56E3">
      <w:pPr>
        <w:rPr>
          <w:sz w:val="24"/>
          <w:szCs w:val="24"/>
        </w:rPr>
      </w:pPr>
    </w:p>
    <w:p w14:paraId="15E2E766" w14:textId="77777777" w:rsidR="001A56E3" w:rsidRDefault="00C77AA3">
      <w:pPr>
        <w:pStyle w:val="Titre2"/>
        <w:numPr>
          <w:ilvl w:val="0"/>
          <w:numId w:val="3"/>
        </w:numPr>
        <w:rPr>
          <w:sz w:val="34"/>
          <w:szCs w:val="34"/>
        </w:rPr>
      </w:pPr>
      <w:bookmarkStart w:id="23" w:name="_h95f4kx1mxcv" w:colFirst="0" w:colLast="0"/>
      <w:bookmarkStart w:id="24" w:name="_Toc172375792"/>
      <w:bookmarkEnd w:id="23"/>
      <w:proofErr w:type="spellStart"/>
      <w:r>
        <w:rPr>
          <w:sz w:val="34"/>
          <w:szCs w:val="34"/>
        </w:rPr>
        <w:t>Testing</w:t>
      </w:r>
      <w:proofErr w:type="spellEnd"/>
      <w:r>
        <w:rPr>
          <w:sz w:val="34"/>
          <w:szCs w:val="34"/>
        </w:rPr>
        <w:t xml:space="preserve"> &amp; Monitoring</w:t>
      </w:r>
      <w:bookmarkEnd w:id="24"/>
    </w:p>
    <w:p w14:paraId="15E2E767" w14:textId="394824A9" w:rsidR="001A56E3" w:rsidRDefault="00C77AA3" w:rsidP="00EB5947">
      <w:pPr>
        <w:jc w:val="both"/>
        <w:rPr>
          <w:sz w:val="24"/>
          <w:szCs w:val="24"/>
        </w:rPr>
      </w:pPr>
      <w:r>
        <w:rPr>
          <w:sz w:val="24"/>
          <w:szCs w:val="24"/>
        </w:rPr>
        <w:t xml:space="preserve">Au cours du déploiement de l’application, il </w:t>
      </w:r>
      <w:r w:rsidR="00760275">
        <w:rPr>
          <w:sz w:val="24"/>
          <w:szCs w:val="24"/>
        </w:rPr>
        <w:t>est</w:t>
      </w:r>
      <w:r w:rsidR="00EB5947">
        <w:rPr>
          <w:sz w:val="24"/>
          <w:szCs w:val="24"/>
        </w:rPr>
        <w:t xml:space="preserve"> n</w:t>
      </w:r>
      <w:r>
        <w:rPr>
          <w:sz w:val="24"/>
          <w:szCs w:val="24"/>
        </w:rPr>
        <w:t xml:space="preserve">écessaire de porter une attention particulière au fait que les différentes parties du projet fonctionnent correctement individuellement (tests unitaires), et que les performances de l’application soient toujours en adéquation avec le cahier des charges. </w:t>
      </w:r>
    </w:p>
    <w:p w14:paraId="15E2E768" w14:textId="77777777" w:rsidR="001A56E3" w:rsidRDefault="001A56E3">
      <w:pPr>
        <w:rPr>
          <w:sz w:val="24"/>
          <w:szCs w:val="24"/>
        </w:rPr>
      </w:pPr>
    </w:p>
    <w:p w14:paraId="15E2E769" w14:textId="34B1C58A" w:rsidR="001A56E3" w:rsidRDefault="007940DF">
      <w:pPr>
        <w:rPr>
          <w:sz w:val="24"/>
          <w:szCs w:val="24"/>
        </w:rPr>
      </w:pPr>
      <w:r>
        <w:rPr>
          <w:sz w:val="24"/>
          <w:szCs w:val="24"/>
        </w:rPr>
        <w:t xml:space="preserve">Nous </w:t>
      </w:r>
      <w:r w:rsidR="00760275">
        <w:rPr>
          <w:sz w:val="24"/>
          <w:szCs w:val="24"/>
        </w:rPr>
        <w:t>devrons ainsi tester</w:t>
      </w:r>
      <w:r>
        <w:rPr>
          <w:sz w:val="24"/>
          <w:szCs w:val="24"/>
        </w:rPr>
        <w:t xml:space="preserve"> le bon fonctionnement</w:t>
      </w:r>
      <w:r w:rsidR="00C77AA3">
        <w:rPr>
          <w:sz w:val="24"/>
          <w:szCs w:val="24"/>
        </w:rPr>
        <w:t xml:space="preserve"> : </w:t>
      </w:r>
    </w:p>
    <w:p w14:paraId="15E2E76A" w14:textId="36AB5D9F" w:rsidR="001A56E3" w:rsidRDefault="00C77AA3">
      <w:pPr>
        <w:numPr>
          <w:ilvl w:val="0"/>
          <w:numId w:val="6"/>
        </w:numPr>
        <w:rPr>
          <w:sz w:val="24"/>
          <w:szCs w:val="24"/>
        </w:rPr>
      </w:pPr>
      <w:proofErr w:type="gramStart"/>
      <w:r>
        <w:rPr>
          <w:sz w:val="24"/>
          <w:szCs w:val="24"/>
        </w:rPr>
        <w:t>du</w:t>
      </w:r>
      <w:proofErr w:type="gramEnd"/>
      <w:r>
        <w:rPr>
          <w:sz w:val="24"/>
          <w:szCs w:val="24"/>
        </w:rPr>
        <w:t xml:space="preserve"> modèle lors de l’entraînement</w:t>
      </w:r>
    </w:p>
    <w:p w14:paraId="15E2E76B" w14:textId="6733751A" w:rsidR="001A56E3" w:rsidRDefault="00C77AA3">
      <w:pPr>
        <w:numPr>
          <w:ilvl w:val="0"/>
          <w:numId w:val="6"/>
        </w:numPr>
        <w:rPr>
          <w:sz w:val="24"/>
          <w:szCs w:val="24"/>
        </w:rPr>
      </w:pPr>
      <w:proofErr w:type="gramStart"/>
      <w:r>
        <w:rPr>
          <w:sz w:val="24"/>
          <w:szCs w:val="24"/>
        </w:rPr>
        <w:t>du</w:t>
      </w:r>
      <w:proofErr w:type="gramEnd"/>
      <w:r>
        <w:rPr>
          <w:sz w:val="24"/>
          <w:szCs w:val="24"/>
        </w:rPr>
        <w:t xml:space="preserve"> modèle lors de la prédiction</w:t>
      </w:r>
    </w:p>
    <w:p w14:paraId="15E2E76C" w14:textId="3C204634" w:rsidR="001A56E3" w:rsidRDefault="00C77AA3">
      <w:pPr>
        <w:numPr>
          <w:ilvl w:val="0"/>
          <w:numId w:val="6"/>
        </w:numPr>
        <w:rPr>
          <w:sz w:val="24"/>
          <w:szCs w:val="24"/>
        </w:rPr>
      </w:pPr>
      <w:proofErr w:type="gramStart"/>
      <w:r>
        <w:rPr>
          <w:sz w:val="24"/>
          <w:szCs w:val="24"/>
        </w:rPr>
        <w:t>des</w:t>
      </w:r>
      <w:proofErr w:type="gramEnd"/>
      <w:r>
        <w:rPr>
          <w:sz w:val="24"/>
          <w:szCs w:val="24"/>
        </w:rPr>
        <w:t xml:space="preserve"> différents </w:t>
      </w:r>
      <w:proofErr w:type="spellStart"/>
      <w:r>
        <w:rPr>
          <w:sz w:val="24"/>
          <w:szCs w:val="24"/>
        </w:rPr>
        <w:t>endpoints</w:t>
      </w:r>
      <w:proofErr w:type="spellEnd"/>
      <w:r>
        <w:rPr>
          <w:sz w:val="24"/>
          <w:szCs w:val="24"/>
        </w:rPr>
        <w:t xml:space="preserve"> de l’API</w:t>
      </w:r>
    </w:p>
    <w:p w14:paraId="15E2E76E" w14:textId="72B7D971" w:rsidR="001A56E3" w:rsidRPr="00760275" w:rsidRDefault="00C77AA3" w:rsidP="00760275">
      <w:pPr>
        <w:numPr>
          <w:ilvl w:val="0"/>
          <w:numId w:val="6"/>
        </w:numPr>
        <w:rPr>
          <w:sz w:val="24"/>
          <w:szCs w:val="24"/>
        </w:rPr>
      </w:pPr>
      <w:proofErr w:type="gramStart"/>
      <w:r>
        <w:rPr>
          <w:sz w:val="24"/>
          <w:szCs w:val="24"/>
        </w:rPr>
        <w:t>du</w:t>
      </w:r>
      <w:proofErr w:type="gramEnd"/>
      <w:r>
        <w:rPr>
          <w:sz w:val="24"/>
          <w:szCs w:val="24"/>
        </w:rPr>
        <w:t xml:space="preserve"> process d’ingestion de nouvelles données</w:t>
      </w:r>
    </w:p>
    <w:p w14:paraId="15E2E76F" w14:textId="10A12EE8" w:rsidR="001A56E3" w:rsidRDefault="00EB5947">
      <w:pPr>
        <w:rPr>
          <w:sz w:val="24"/>
          <w:szCs w:val="24"/>
        </w:rPr>
      </w:pPr>
      <w:r>
        <w:rPr>
          <w:sz w:val="24"/>
          <w:szCs w:val="24"/>
        </w:rPr>
        <w:t xml:space="preserve">Nous </w:t>
      </w:r>
      <w:r w:rsidR="00760275">
        <w:rPr>
          <w:sz w:val="24"/>
          <w:szCs w:val="24"/>
        </w:rPr>
        <w:t xml:space="preserve">devrons </w:t>
      </w:r>
      <w:r w:rsidR="00C77AA3">
        <w:rPr>
          <w:sz w:val="24"/>
          <w:szCs w:val="24"/>
        </w:rPr>
        <w:t xml:space="preserve">également </w:t>
      </w:r>
      <w:r>
        <w:rPr>
          <w:sz w:val="24"/>
          <w:szCs w:val="24"/>
        </w:rPr>
        <w:t>effectu</w:t>
      </w:r>
      <w:r w:rsidR="00760275">
        <w:rPr>
          <w:sz w:val="24"/>
          <w:szCs w:val="24"/>
        </w:rPr>
        <w:t>er</w:t>
      </w:r>
      <w:r>
        <w:rPr>
          <w:sz w:val="24"/>
          <w:szCs w:val="24"/>
        </w:rPr>
        <w:t xml:space="preserve"> </w:t>
      </w:r>
      <w:r w:rsidR="00C77AA3">
        <w:rPr>
          <w:sz w:val="24"/>
          <w:szCs w:val="24"/>
        </w:rPr>
        <w:t>le monitoring du modèle et les décisions qui en</w:t>
      </w:r>
      <w:r>
        <w:rPr>
          <w:sz w:val="24"/>
          <w:szCs w:val="24"/>
        </w:rPr>
        <w:t xml:space="preserve"> </w:t>
      </w:r>
      <w:proofErr w:type="gramStart"/>
      <w:r w:rsidR="00C77AA3">
        <w:rPr>
          <w:sz w:val="24"/>
          <w:szCs w:val="24"/>
        </w:rPr>
        <w:t>découl</w:t>
      </w:r>
      <w:r w:rsidR="00760275">
        <w:rPr>
          <w:sz w:val="24"/>
          <w:szCs w:val="24"/>
        </w:rPr>
        <w:t xml:space="preserve">ent </w:t>
      </w:r>
      <w:r w:rsidR="00C77AA3">
        <w:rPr>
          <w:sz w:val="24"/>
          <w:szCs w:val="24"/>
        </w:rPr>
        <w:t xml:space="preserve"> :</w:t>
      </w:r>
      <w:proofErr w:type="gramEnd"/>
      <w:r w:rsidR="00C77AA3">
        <w:rPr>
          <w:sz w:val="24"/>
          <w:szCs w:val="24"/>
        </w:rPr>
        <w:t xml:space="preserve"> </w:t>
      </w:r>
    </w:p>
    <w:p w14:paraId="0148D76A" w14:textId="77777777" w:rsidR="00EB5947" w:rsidRDefault="00EB5947">
      <w:pPr>
        <w:rPr>
          <w:sz w:val="24"/>
          <w:szCs w:val="24"/>
        </w:rPr>
      </w:pPr>
    </w:p>
    <w:p w14:paraId="5D64B00F" w14:textId="493587D7" w:rsidR="00EB5947" w:rsidRDefault="00EB5947" w:rsidP="00EB5947">
      <w:pPr>
        <w:rPr>
          <w:sz w:val="24"/>
          <w:szCs w:val="24"/>
        </w:rPr>
      </w:pPr>
      <w:r w:rsidRPr="00DA286A">
        <w:rPr>
          <w:sz w:val="24"/>
          <w:szCs w:val="24"/>
          <w:highlight w:val="yellow"/>
        </w:rPr>
        <w:t xml:space="preserve">A compléter après avoir </w:t>
      </w:r>
      <w:r w:rsidRPr="00EB5947">
        <w:rPr>
          <w:sz w:val="24"/>
          <w:szCs w:val="24"/>
          <w:highlight w:val="yellow"/>
        </w:rPr>
        <w:t>fait les tests</w:t>
      </w:r>
    </w:p>
    <w:p w14:paraId="65FD3571" w14:textId="77777777" w:rsidR="00EB5947" w:rsidRDefault="00EB5947">
      <w:pPr>
        <w:rPr>
          <w:sz w:val="24"/>
          <w:szCs w:val="24"/>
        </w:rPr>
      </w:pPr>
    </w:p>
    <w:p w14:paraId="15E2E770" w14:textId="77777777" w:rsidR="001A56E3" w:rsidRDefault="00C77AA3">
      <w:pPr>
        <w:numPr>
          <w:ilvl w:val="0"/>
          <w:numId w:val="1"/>
        </w:numPr>
        <w:rPr>
          <w:sz w:val="24"/>
          <w:szCs w:val="24"/>
        </w:rPr>
      </w:pPr>
      <w:r>
        <w:rPr>
          <w:sz w:val="24"/>
          <w:szCs w:val="24"/>
        </w:rPr>
        <w:t>Comment évaluer la performance du modèle à un instant donné ? (</w:t>
      </w:r>
      <w:proofErr w:type="gramStart"/>
      <w:r>
        <w:rPr>
          <w:sz w:val="24"/>
          <w:szCs w:val="24"/>
        </w:rPr>
        <w:t>évaluation</w:t>
      </w:r>
      <w:proofErr w:type="gramEnd"/>
      <w:r>
        <w:rPr>
          <w:sz w:val="24"/>
          <w:szCs w:val="24"/>
        </w:rPr>
        <w:t xml:space="preserve"> sur l’intégralité du jeu de test, évaluation sur les données les plus récentes)</w:t>
      </w:r>
    </w:p>
    <w:p w14:paraId="15E2E771" w14:textId="77777777" w:rsidR="001A56E3" w:rsidRDefault="00C77AA3">
      <w:pPr>
        <w:numPr>
          <w:ilvl w:val="0"/>
          <w:numId w:val="1"/>
        </w:numPr>
        <w:rPr>
          <w:sz w:val="24"/>
          <w:szCs w:val="24"/>
        </w:rPr>
      </w:pPr>
      <w:r>
        <w:rPr>
          <w:sz w:val="24"/>
          <w:szCs w:val="24"/>
        </w:rPr>
        <w:t xml:space="preserve">Quand faut-il </w:t>
      </w:r>
      <w:proofErr w:type="spellStart"/>
      <w:r>
        <w:rPr>
          <w:sz w:val="24"/>
          <w:szCs w:val="24"/>
        </w:rPr>
        <w:t>ré-entraîner</w:t>
      </w:r>
      <w:proofErr w:type="spellEnd"/>
      <w:r>
        <w:rPr>
          <w:sz w:val="24"/>
          <w:szCs w:val="24"/>
        </w:rPr>
        <w:t xml:space="preserve"> le modèle ? (</w:t>
      </w:r>
      <w:proofErr w:type="gramStart"/>
      <w:r>
        <w:rPr>
          <w:sz w:val="24"/>
          <w:szCs w:val="24"/>
        </w:rPr>
        <w:t>périodiquement</w:t>
      </w:r>
      <w:proofErr w:type="gramEnd"/>
      <w:r>
        <w:rPr>
          <w:sz w:val="24"/>
          <w:szCs w:val="24"/>
        </w:rPr>
        <w:t>, lorsque les performances sont trop faibles)</w:t>
      </w:r>
    </w:p>
    <w:p w14:paraId="15E2E772" w14:textId="77777777" w:rsidR="001A56E3" w:rsidRDefault="00C77AA3">
      <w:pPr>
        <w:numPr>
          <w:ilvl w:val="0"/>
          <w:numId w:val="1"/>
        </w:numPr>
        <w:rPr>
          <w:sz w:val="24"/>
          <w:szCs w:val="24"/>
        </w:rPr>
      </w:pPr>
      <w:r>
        <w:rPr>
          <w:sz w:val="24"/>
          <w:szCs w:val="24"/>
        </w:rPr>
        <w:t xml:space="preserve">Sur quelles données faut-il </w:t>
      </w:r>
      <w:proofErr w:type="spellStart"/>
      <w:r>
        <w:rPr>
          <w:sz w:val="24"/>
          <w:szCs w:val="24"/>
        </w:rPr>
        <w:t>ré-entraîner</w:t>
      </w:r>
      <w:proofErr w:type="spellEnd"/>
      <w:r>
        <w:rPr>
          <w:sz w:val="24"/>
          <w:szCs w:val="24"/>
        </w:rPr>
        <w:t xml:space="preserve"> le modèle ? (</w:t>
      </w:r>
      <w:proofErr w:type="gramStart"/>
      <w:r>
        <w:rPr>
          <w:sz w:val="24"/>
          <w:szCs w:val="24"/>
        </w:rPr>
        <w:t>sur</w:t>
      </w:r>
      <w:proofErr w:type="gramEnd"/>
      <w:r>
        <w:rPr>
          <w:sz w:val="24"/>
          <w:szCs w:val="24"/>
        </w:rPr>
        <w:t xml:space="preserve"> l’intégralité du jeu de données, sur un échantillon des données les plus récentes…) </w:t>
      </w:r>
    </w:p>
    <w:p w14:paraId="15E2E773" w14:textId="77777777" w:rsidR="001A56E3" w:rsidRDefault="00C77AA3">
      <w:pPr>
        <w:numPr>
          <w:ilvl w:val="0"/>
          <w:numId w:val="1"/>
        </w:numPr>
        <w:rPr>
          <w:sz w:val="24"/>
          <w:szCs w:val="24"/>
        </w:rPr>
      </w:pPr>
      <w:r>
        <w:rPr>
          <w:sz w:val="24"/>
          <w:szCs w:val="24"/>
        </w:rPr>
        <w:t>Que faire lorsque le modèle n’atteint pas le seuil de performance requis ? (</w:t>
      </w:r>
      <w:proofErr w:type="gramStart"/>
      <w:r>
        <w:rPr>
          <w:sz w:val="24"/>
          <w:szCs w:val="24"/>
        </w:rPr>
        <w:t>envoyer</w:t>
      </w:r>
      <w:proofErr w:type="gramEnd"/>
      <w:r>
        <w:rPr>
          <w:sz w:val="24"/>
          <w:szCs w:val="24"/>
        </w:rPr>
        <w:t xml:space="preserve"> un mail d’alerte aux personnes concernées, bloquer l’application)</w:t>
      </w:r>
    </w:p>
    <w:p w14:paraId="15E2E774" w14:textId="77777777" w:rsidR="001A56E3" w:rsidRDefault="001A56E3">
      <w:pPr>
        <w:rPr>
          <w:sz w:val="24"/>
          <w:szCs w:val="24"/>
        </w:rPr>
      </w:pPr>
    </w:p>
    <w:p w14:paraId="15E2E775" w14:textId="77777777" w:rsidR="001A56E3" w:rsidRDefault="00C77AA3">
      <w:pPr>
        <w:pStyle w:val="Titre2"/>
        <w:numPr>
          <w:ilvl w:val="0"/>
          <w:numId w:val="3"/>
        </w:numPr>
        <w:rPr>
          <w:sz w:val="34"/>
          <w:szCs w:val="34"/>
        </w:rPr>
      </w:pPr>
      <w:bookmarkStart w:id="25" w:name="_7dc8tc9xgugs" w:colFirst="0" w:colLast="0"/>
      <w:bookmarkStart w:id="26" w:name="_Toc172375793"/>
      <w:bookmarkEnd w:id="25"/>
      <w:r>
        <w:rPr>
          <w:sz w:val="34"/>
          <w:szCs w:val="34"/>
        </w:rPr>
        <w:t>Schéma d’implémentation</w:t>
      </w:r>
      <w:bookmarkEnd w:id="26"/>
    </w:p>
    <w:p w14:paraId="6A9F08D9" w14:textId="77777777" w:rsidR="006B783A" w:rsidRDefault="00EB5947" w:rsidP="00760275">
      <w:pPr>
        <w:jc w:val="both"/>
        <w:rPr>
          <w:sz w:val="24"/>
          <w:szCs w:val="24"/>
        </w:rPr>
      </w:pPr>
      <w:r>
        <w:rPr>
          <w:sz w:val="24"/>
          <w:szCs w:val="24"/>
        </w:rPr>
        <w:t xml:space="preserve">Le schéma ci-dessous récapitule </w:t>
      </w:r>
      <w:r w:rsidR="006B783A">
        <w:rPr>
          <w:sz w:val="24"/>
          <w:szCs w:val="24"/>
        </w:rPr>
        <w:t xml:space="preserve">le projet mené et intègre </w:t>
      </w:r>
      <w:r w:rsidR="00C77AA3">
        <w:rPr>
          <w:sz w:val="24"/>
          <w:szCs w:val="24"/>
        </w:rPr>
        <w:t xml:space="preserve">les différentes composantes du projet et leurs interactions. </w:t>
      </w:r>
    </w:p>
    <w:p w14:paraId="4F499B6C" w14:textId="4FF54B4C" w:rsidR="006B783A" w:rsidRDefault="006B783A" w:rsidP="00760275">
      <w:pPr>
        <w:jc w:val="both"/>
        <w:rPr>
          <w:sz w:val="24"/>
          <w:szCs w:val="24"/>
        </w:rPr>
      </w:pPr>
      <w:r>
        <w:rPr>
          <w:sz w:val="24"/>
          <w:szCs w:val="24"/>
        </w:rPr>
        <w:t>Le code couleur utilisé est le suivant :</w:t>
      </w:r>
    </w:p>
    <w:p w14:paraId="6443F32B" w14:textId="77777777" w:rsidR="006B783A" w:rsidRDefault="006B783A" w:rsidP="006B783A">
      <w:pPr>
        <w:rPr>
          <w:sz w:val="24"/>
          <w:szCs w:val="24"/>
        </w:rPr>
      </w:pPr>
    </w:p>
    <w:p w14:paraId="27DA092A" w14:textId="359A3AD3" w:rsidR="00AC4B52" w:rsidRDefault="00AC4B52" w:rsidP="00AC4B52">
      <w:pPr>
        <w:rPr>
          <w:sz w:val="24"/>
          <w:szCs w:val="24"/>
        </w:rPr>
      </w:pPr>
      <w:r w:rsidRPr="00DA286A">
        <w:rPr>
          <w:sz w:val="24"/>
          <w:szCs w:val="24"/>
          <w:highlight w:val="yellow"/>
        </w:rPr>
        <w:t xml:space="preserve">A compléter après avoir </w:t>
      </w:r>
      <w:r w:rsidRPr="00EB5947">
        <w:rPr>
          <w:sz w:val="24"/>
          <w:szCs w:val="24"/>
          <w:highlight w:val="yellow"/>
        </w:rPr>
        <w:t>fait le</w:t>
      </w:r>
      <w:r>
        <w:rPr>
          <w:sz w:val="24"/>
          <w:szCs w:val="24"/>
          <w:highlight w:val="yellow"/>
        </w:rPr>
        <w:t xml:space="preserve"> schéma</w:t>
      </w:r>
    </w:p>
    <w:p w14:paraId="15E2E779" w14:textId="77777777" w:rsidR="001A56E3" w:rsidRDefault="001A56E3">
      <w:pPr>
        <w:rPr>
          <w:sz w:val="24"/>
          <w:szCs w:val="24"/>
        </w:rPr>
      </w:pPr>
    </w:p>
    <w:p w14:paraId="15E2E77A" w14:textId="77777777" w:rsidR="001A56E3" w:rsidRDefault="00C77AA3">
      <w:pPr>
        <w:rPr>
          <w:sz w:val="24"/>
          <w:szCs w:val="24"/>
        </w:rPr>
      </w:pPr>
      <w:r>
        <w:rPr>
          <w:noProof/>
          <w:sz w:val="24"/>
          <w:szCs w:val="24"/>
        </w:rPr>
        <w:lastRenderedPageBreak/>
        <w:drawing>
          <wp:inline distT="114300" distB="114300" distL="114300" distR="114300" wp14:anchorId="15E2E781" wp14:editId="15E2E782">
            <wp:extent cx="5731200" cy="392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924300"/>
                    </a:xfrm>
                    <a:prstGeom prst="rect">
                      <a:avLst/>
                    </a:prstGeom>
                    <a:ln/>
                  </pic:spPr>
                </pic:pic>
              </a:graphicData>
            </a:graphic>
          </wp:inline>
        </w:drawing>
      </w:r>
    </w:p>
    <w:p w14:paraId="15E2E77C" w14:textId="7888632E" w:rsidR="001A56E3" w:rsidRDefault="00C9444F" w:rsidP="00CA3B7A">
      <w:pPr>
        <w:pStyle w:val="Titre2"/>
        <w:numPr>
          <w:ilvl w:val="0"/>
          <w:numId w:val="3"/>
        </w:numPr>
        <w:rPr>
          <w:sz w:val="34"/>
          <w:szCs w:val="34"/>
        </w:rPr>
      </w:pPr>
      <w:bookmarkStart w:id="27" w:name="_Toc172375794"/>
      <w:r>
        <w:rPr>
          <w:sz w:val="34"/>
          <w:szCs w:val="34"/>
        </w:rPr>
        <w:t>Sources</w:t>
      </w:r>
      <w:bookmarkEnd w:id="27"/>
    </w:p>
    <w:p w14:paraId="52654F65" w14:textId="54760CED" w:rsidR="00CA3B7A" w:rsidRDefault="00CA3B7A" w:rsidP="00CA3B7A"/>
    <w:p w14:paraId="4068C6E6" w14:textId="524737EF" w:rsidR="00CA3B7A" w:rsidRDefault="00CA3B7A" w:rsidP="00CA3B7A">
      <w:r>
        <w:t>(1)</w:t>
      </w:r>
      <w:r w:rsidR="00C9444F" w:rsidRPr="00C9444F">
        <w:t xml:space="preserve"> </w:t>
      </w:r>
      <w:hyperlink r:id="rId13" w:anchor=":~:text=En%20France%20m%C3%A9tropolitaine%2C%203%20167,et%20254%20tu%C3%A9s%20en%202019" w:history="1">
        <w:r w:rsidR="00C9444F" w:rsidRPr="00576BBC">
          <w:rPr>
            <w:rStyle w:val="Lienhypertexte"/>
          </w:rPr>
          <w:t>https://www.onisr.securite-routiere.gouv.fr/etat-de-linsecurite-routiere/bilans-annuels-de-la-securite-routiere/bilan-2023-de-la-securite-routiere#:~:text=En%20France%20m%C3%A9tropolitaine%2C%203%20167,et%20254%20tu%C3%A9s%20en%202019</w:t>
        </w:r>
      </w:hyperlink>
      <w:r w:rsidR="00C9444F" w:rsidRPr="00C9444F">
        <w:t>.</w:t>
      </w:r>
      <w:r w:rsidR="00C9444F">
        <w:t xml:space="preserve"> </w:t>
      </w:r>
    </w:p>
    <w:p w14:paraId="016CDA27" w14:textId="77777777" w:rsidR="00DE3BD3" w:rsidRDefault="00DE3BD3" w:rsidP="00CA3B7A"/>
    <w:p w14:paraId="1A338C35" w14:textId="77777777" w:rsidR="00DE3BD3" w:rsidRDefault="00DE3BD3" w:rsidP="00DE3BD3"/>
    <w:p w14:paraId="171774A2" w14:textId="0BC4762A" w:rsidR="00DE3BD3" w:rsidRPr="00DE3BD3" w:rsidRDefault="00DE3BD3" w:rsidP="00DE3BD3">
      <w:r>
        <w:t>(2)</w:t>
      </w:r>
      <w:r w:rsidR="007940DF" w:rsidRPr="007940DF">
        <w:t xml:space="preserve"> </w:t>
      </w:r>
      <w:hyperlink r:id="rId14" w:history="1">
        <w:r w:rsidR="007940DF" w:rsidRPr="00576BBC">
          <w:rPr>
            <w:rStyle w:val="Lienhypertexte"/>
          </w:rPr>
          <w:t>https://www.data.gouv.fr/fr/datasets/bases-de-donnees-annuelles-des-accidents-corporels-de-la-circulation-routiere-annees-de-2005-a-2022/</w:t>
        </w:r>
      </w:hyperlink>
      <w:r w:rsidR="007940DF">
        <w:t xml:space="preserve"> </w:t>
      </w:r>
    </w:p>
    <w:sectPr w:rsidR="00DE3BD3" w:rsidRPr="00DE3BD3">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CA4A2" w14:textId="77777777" w:rsidR="004D755E" w:rsidRDefault="004D755E" w:rsidP="00915C56">
      <w:pPr>
        <w:spacing w:line="240" w:lineRule="auto"/>
      </w:pPr>
      <w:r>
        <w:separator/>
      </w:r>
    </w:p>
  </w:endnote>
  <w:endnote w:type="continuationSeparator" w:id="0">
    <w:p w14:paraId="7EA09279" w14:textId="77777777" w:rsidR="004D755E" w:rsidRDefault="004D755E" w:rsidP="00915C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269102"/>
      <w:docPartObj>
        <w:docPartGallery w:val="Page Numbers (Bottom of Page)"/>
        <w:docPartUnique/>
      </w:docPartObj>
    </w:sdtPr>
    <w:sdtEndPr/>
    <w:sdtContent>
      <w:p w14:paraId="51B40E03" w14:textId="3EEA2443" w:rsidR="00915C56" w:rsidRDefault="00915C56">
        <w:pPr>
          <w:pStyle w:val="Pieddepage"/>
          <w:jc w:val="right"/>
        </w:pPr>
        <w:r>
          <w:fldChar w:fldCharType="begin"/>
        </w:r>
        <w:r>
          <w:instrText>PAGE   \* MERGEFORMAT</w:instrText>
        </w:r>
        <w:r>
          <w:fldChar w:fldCharType="separate"/>
        </w:r>
        <w:r>
          <w:rPr>
            <w:lang w:val="fr-FR"/>
          </w:rPr>
          <w:t>2</w:t>
        </w:r>
        <w:r>
          <w:fldChar w:fldCharType="end"/>
        </w:r>
      </w:p>
    </w:sdtContent>
  </w:sdt>
  <w:p w14:paraId="767B6D66" w14:textId="77777777" w:rsidR="00915C56" w:rsidRDefault="00915C5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13165" w14:textId="77777777" w:rsidR="004D755E" w:rsidRDefault="004D755E" w:rsidP="00915C56">
      <w:pPr>
        <w:spacing w:line="240" w:lineRule="auto"/>
      </w:pPr>
      <w:r>
        <w:separator/>
      </w:r>
    </w:p>
  </w:footnote>
  <w:footnote w:type="continuationSeparator" w:id="0">
    <w:p w14:paraId="0E870576" w14:textId="77777777" w:rsidR="004D755E" w:rsidRDefault="004D755E" w:rsidP="00915C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59C5"/>
    <w:multiLevelType w:val="multilevel"/>
    <w:tmpl w:val="6A329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252FE"/>
    <w:multiLevelType w:val="multilevel"/>
    <w:tmpl w:val="231E9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24762E"/>
    <w:multiLevelType w:val="hybridMultilevel"/>
    <w:tmpl w:val="21646640"/>
    <w:lvl w:ilvl="0" w:tplc="5AE6C38A">
      <w:start w:val="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EC0ED1"/>
    <w:multiLevelType w:val="multilevel"/>
    <w:tmpl w:val="464C3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CE6AC7"/>
    <w:multiLevelType w:val="multilevel"/>
    <w:tmpl w:val="53927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A23CE6"/>
    <w:multiLevelType w:val="multilevel"/>
    <w:tmpl w:val="E626D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C32216"/>
    <w:multiLevelType w:val="multilevel"/>
    <w:tmpl w:val="9AAE7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5"/>
  </w:num>
  <w:num w:numId="3">
    <w:abstractNumId w:val="6"/>
  </w:num>
  <w:num w:numId="4">
    <w:abstractNumId w:val="0"/>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6E3"/>
    <w:rsid w:val="000D6298"/>
    <w:rsid w:val="000D7F4D"/>
    <w:rsid w:val="0019517C"/>
    <w:rsid w:val="001A56E3"/>
    <w:rsid w:val="001C28FB"/>
    <w:rsid w:val="001E38AD"/>
    <w:rsid w:val="002311FD"/>
    <w:rsid w:val="00290A0F"/>
    <w:rsid w:val="002B53FC"/>
    <w:rsid w:val="002B6D8E"/>
    <w:rsid w:val="00301418"/>
    <w:rsid w:val="003417D7"/>
    <w:rsid w:val="003428E0"/>
    <w:rsid w:val="00392CFF"/>
    <w:rsid w:val="003E7221"/>
    <w:rsid w:val="004038E5"/>
    <w:rsid w:val="00465796"/>
    <w:rsid w:val="004D0F9C"/>
    <w:rsid w:val="004D755E"/>
    <w:rsid w:val="005221EA"/>
    <w:rsid w:val="005266B5"/>
    <w:rsid w:val="00594CC6"/>
    <w:rsid w:val="00600B2D"/>
    <w:rsid w:val="00670CA8"/>
    <w:rsid w:val="006730F3"/>
    <w:rsid w:val="00673FC4"/>
    <w:rsid w:val="00690191"/>
    <w:rsid w:val="006B783A"/>
    <w:rsid w:val="006E023F"/>
    <w:rsid w:val="00716942"/>
    <w:rsid w:val="007477DD"/>
    <w:rsid w:val="00760275"/>
    <w:rsid w:val="00784A2B"/>
    <w:rsid w:val="007940DF"/>
    <w:rsid w:val="007C0DCE"/>
    <w:rsid w:val="00863E36"/>
    <w:rsid w:val="00874487"/>
    <w:rsid w:val="00915C56"/>
    <w:rsid w:val="00A2017F"/>
    <w:rsid w:val="00A23C4D"/>
    <w:rsid w:val="00A429D2"/>
    <w:rsid w:val="00AC4B52"/>
    <w:rsid w:val="00B2130C"/>
    <w:rsid w:val="00B53493"/>
    <w:rsid w:val="00B7211D"/>
    <w:rsid w:val="00B73BEE"/>
    <w:rsid w:val="00BF760F"/>
    <w:rsid w:val="00C372E3"/>
    <w:rsid w:val="00C44450"/>
    <w:rsid w:val="00C77AA3"/>
    <w:rsid w:val="00C9444F"/>
    <w:rsid w:val="00CA3B7A"/>
    <w:rsid w:val="00D10B45"/>
    <w:rsid w:val="00D3256E"/>
    <w:rsid w:val="00D71491"/>
    <w:rsid w:val="00DA286A"/>
    <w:rsid w:val="00DC3C76"/>
    <w:rsid w:val="00DE3BD3"/>
    <w:rsid w:val="00EB5947"/>
    <w:rsid w:val="00EE33D6"/>
    <w:rsid w:val="00F4462B"/>
    <w:rsid w:val="00F60CD8"/>
    <w:rsid w:val="00FE0B5D"/>
    <w:rsid w:val="0596E479"/>
    <w:rsid w:val="069E026A"/>
    <w:rsid w:val="1735103C"/>
    <w:rsid w:val="1D9837A8"/>
    <w:rsid w:val="21464C3A"/>
    <w:rsid w:val="2D6C245E"/>
    <w:rsid w:val="567DAA69"/>
    <w:rsid w:val="57ABB587"/>
    <w:rsid w:val="5B62CFE6"/>
    <w:rsid w:val="5F3FE36F"/>
    <w:rsid w:val="61A54728"/>
    <w:rsid w:val="645C80F7"/>
    <w:rsid w:val="672EC2BE"/>
    <w:rsid w:val="6857F7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2E745"/>
  <w15:docId w15:val="{35A5D3C6-701D-4A9E-AF72-77C79813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detabledesmatires">
    <w:name w:val="TOC Heading"/>
    <w:basedOn w:val="Titre1"/>
    <w:next w:val="Normal"/>
    <w:uiPriority w:val="39"/>
    <w:unhideWhenUsed/>
    <w:qFormat/>
    <w:rsid w:val="000D6298"/>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2">
    <w:name w:val="toc 2"/>
    <w:basedOn w:val="Normal"/>
    <w:next w:val="Normal"/>
    <w:autoRedefine/>
    <w:uiPriority w:val="39"/>
    <w:unhideWhenUsed/>
    <w:rsid w:val="000D6298"/>
    <w:pPr>
      <w:spacing w:after="100"/>
      <w:ind w:left="220"/>
    </w:pPr>
  </w:style>
  <w:style w:type="character" w:styleId="Lienhypertexte">
    <w:name w:val="Hyperlink"/>
    <w:basedOn w:val="Policepardfaut"/>
    <w:uiPriority w:val="99"/>
    <w:unhideWhenUsed/>
    <w:rsid w:val="000D6298"/>
    <w:rPr>
      <w:color w:val="0000FF" w:themeColor="hyperlink"/>
      <w:u w:val="single"/>
    </w:rPr>
  </w:style>
  <w:style w:type="paragraph" w:styleId="En-tte">
    <w:name w:val="header"/>
    <w:basedOn w:val="Normal"/>
    <w:link w:val="En-tteCar"/>
    <w:uiPriority w:val="99"/>
    <w:unhideWhenUsed/>
    <w:rsid w:val="00915C56"/>
    <w:pPr>
      <w:tabs>
        <w:tab w:val="center" w:pos="4536"/>
        <w:tab w:val="right" w:pos="9072"/>
      </w:tabs>
      <w:spacing w:line="240" w:lineRule="auto"/>
    </w:pPr>
  </w:style>
  <w:style w:type="character" w:customStyle="1" w:styleId="En-tteCar">
    <w:name w:val="En-tête Car"/>
    <w:basedOn w:val="Policepardfaut"/>
    <w:link w:val="En-tte"/>
    <w:uiPriority w:val="99"/>
    <w:rsid w:val="00915C56"/>
  </w:style>
  <w:style w:type="paragraph" w:styleId="Pieddepage">
    <w:name w:val="footer"/>
    <w:basedOn w:val="Normal"/>
    <w:link w:val="PieddepageCar"/>
    <w:uiPriority w:val="99"/>
    <w:unhideWhenUsed/>
    <w:rsid w:val="00915C56"/>
    <w:pPr>
      <w:tabs>
        <w:tab w:val="center" w:pos="4536"/>
        <w:tab w:val="right" w:pos="9072"/>
      </w:tabs>
      <w:spacing w:line="240" w:lineRule="auto"/>
    </w:pPr>
  </w:style>
  <w:style w:type="character" w:customStyle="1" w:styleId="PieddepageCar">
    <w:name w:val="Pied de page Car"/>
    <w:basedOn w:val="Policepardfaut"/>
    <w:link w:val="Pieddepage"/>
    <w:uiPriority w:val="99"/>
    <w:rsid w:val="00915C56"/>
  </w:style>
  <w:style w:type="paragraph" w:styleId="NormalWeb">
    <w:name w:val="Normal (Web)"/>
    <w:basedOn w:val="Normal"/>
    <w:uiPriority w:val="99"/>
    <w:unhideWhenUsed/>
    <w:rsid w:val="00F4462B"/>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Paragraphedeliste">
    <w:name w:val="List Paragraph"/>
    <w:basedOn w:val="Normal"/>
    <w:uiPriority w:val="34"/>
    <w:qFormat/>
    <w:rsid w:val="00CA3B7A"/>
    <w:pPr>
      <w:ind w:left="720"/>
      <w:contextualSpacing/>
    </w:pPr>
  </w:style>
  <w:style w:type="character" w:styleId="Mentionnonrsolue">
    <w:name w:val="Unresolved Mention"/>
    <w:basedOn w:val="Policepardfaut"/>
    <w:uiPriority w:val="99"/>
    <w:semiHidden/>
    <w:unhideWhenUsed/>
    <w:rsid w:val="00C94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13746">
      <w:bodyDiv w:val="1"/>
      <w:marLeft w:val="0"/>
      <w:marRight w:val="0"/>
      <w:marTop w:val="0"/>
      <w:marBottom w:val="0"/>
      <w:divBdr>
        <w:top w:val="none" w:sz="0" w:space="0" w:color="auto"/>
        <w:left w:val="none" w:sz="0" w:space="0" w:color="auto"/>
        <w:bottom w:val="none" w:sz="0" w:space="0" w:color="auto"/>
        <w:right w:val="none" w:sz="0" w:space="0" w:color="auto"/>
      </w:divBdr>
    </w:div>
    <w:div w:id="518617339">
      <w:bodyDiv w:val="1"/>
      <w:marLeft w:val="0"/>
      <w:marRight w:val="0"/>
      <w:marTop w:val="0"/>
      <w:marBottom w:val="0"/>
      <w:divBdr>
        <w:top w:val="none" w:sz="0" w:space="0" w:color="auto"/>
        <w:left w:val="none" w:sz="0" w:space="0" w:color="auto"/>
        <w:bottom w:val="none" w:sz="0" w:space="0" w:color="auto"/>
        <w:right w:val="none" w:sz="0" w:space="0" w:color="auto"/>
      </w:divBdr>
    </w:div>
    <w:div w:id="1916011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nisr.securite-routiere.gouv.fr/etat-de-linsecurite-routiere/bilans-annuels-de-la-securite-routiere/bilan-2023-de-la-securite-routie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uv.fr/fr/organizations/ministere-de-linterieur-et-des-outre-me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a.gouv.fr/fr/datasets/bases-de-donnees-annuelles-des-accidents-corporels-de-la-circulation-routiere-annees-de-2005-a-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9294E-CE05-466C-BF27-7D02D1857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1026</Words>
  <Characters>5649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Marine M</cp:lastModifiedBy>
  <cp:revision>63</cp:revision>
  <dcterms:created xsi:type="dcterms:W3CDTF">2024-07-20T10:31:00Z</dcterms:created>
  <dcterms:modified xsi:type="dcterms:W3CDTF">2024-07-24T09:38:00Z</dcterms:modified>
</cp:coreProperties>
</file>